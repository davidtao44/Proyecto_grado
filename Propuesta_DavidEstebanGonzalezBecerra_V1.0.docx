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60E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FORMATO 03</w:t>
      </w:r>
    </w:p>
    <w:p w14:paraId="328B2675" w14:textId="77777777" w:rsidR="00935EE1" w:rsidRPr="002E290D" w:rsidRDefault="00935EE1" w:rsidP="00986B97">
      <w:pPr>
        <w:ind w:left="4248" w:hanging="3540"/>
        <w:jc w:val="center"/>
        <w:rPr>
          <w:rFonts w:cs="Arial"/>
          <w:b/>
          <w:iCs/>
          <w:szCs w:val="22"/>
          <w:lang w:val="es-CO"/>
        </w:rPr>
      </w:pPr>
    </w:p>
    <w:p w14:paraId="1F4F143F" w14:textId="77777777" w:rsidR="00935EE1" w:rsidRPr="002E290D" w:rsidRDefault="00935EE1" w:rsidP="00986B97">
      <w:pPr>
        <w:ind w:left="4248" w:hanging="3540"/>
        <w:jc w:val="center"/>
        <w:rPr>
          <w:rFonts w:cs="Arial"/>
          <w:iCs/>
          <w:szCs w:val="22"/>
          <w:lang w:val="es-CO"/>
        </w:rPr>
      </w:pPr>
      <w:r w:rsidRPr="002E290D">
        <w:rPr>
          <w:rFonts w:cs="Arial"/>
          <w:iCs/>
          <w:szCs w:val="22"/>
          <w:lang w:val="es-CO"/>
        </w:rPr>
        <w:t>Aprobado según acta de Comité Curricular No. 020 de 2006</w:t>
      </w:r>
    </w:p>
    <w:p w14:paraId="37C88223" w14:textId="77777777" w:rsidR="00935EE1" w:rsidRPr="002E290D" w:rsidRDefault="00935EE1" w:rsidP="00986B97">
      <w:pPr>
        <w:ind w:left="4248" w:hanging="3540"/>
        <w:jc w:val="center"/>
        <w:rPr>
          <w:rFonts w:cs="Arial"/>
          <w:iCs/>
          <w:szCs w:val="22"/>
          <w:lang w:val="es-CO"/>
        </w:rPr>
      </w:pPr>
    </w:p>
    <w:p w14:paraId="22355CF9" w14:textId="77777777" w:rsidR="00935EE1" w:rsidRPr="002E290D" w:rsidRDefault="00935EE1" w:rsidP="00986B97">
      <w:pPr>
        <w:ind w:left="4248" w:hanging="3540"/>
        <w:jc w:val="center"/>
        <w:rPr>
          <w:rFonts w:cs="Arial"/>
          <w:iCs/>
          <w:szCs w:val="22"/>
          <w:lang w:val="es-CO"/>
        </w:rPr>
      </w:pPr>
    </w:p>
    <w:p w14:paraId="743C714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FACULTAD SEDE SOGAMOSO</w:t>
      </w:r>
    </w:p>
    <w:p w14:paraId="4DD2B32B"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ESCUELA DE INGENIERÍA ELECTRÓNICA</w:t>
      </w:r>
    </w:p>
    <w:p w14:paraId="2730548F" w14:textId="77777777" w:rsidR="00935EE1" w:rsidRPr="002E290D" w:rsidRDefault="00935EE1" w:rsidP="00986B97">
      <w:pPr>
        <w:ind w:left="4248" w:hanging="3540"/>
        <w:jc w:val="center"/>
        <w:rPr>
          <w:rFonts w:cs="Arial"/>
          <w:b/>
          <w:iCs/>
          <w:szCs w:val="22"/>
          <w:lang w:val="es-CO"/>
        </w:rPr>
      </w:pPr>
    </w:p>
    <w:p w14:paraId="0428C6EC"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PROPUESTA DE PROYECTO DE TRABAJO DE GRADO, MODALIDAD:</w:t>
      </w:r>
    </w:p>
    <w:p w14:paraId="2B63FE76" w14:textId="77777777" w:rsidR="00935EE1" w:rsidRPr="002E290D" w:rsidRDefault="00935EE1" w:rsidP="005F1C4B">
      <w:pPr>
        <w:ind w:left="4248" w:hanging="3540"/>
        <w:rPr>
          <w:rFonts w:cs="Arial"/>
          <w:b/>
          <w:iCs/>
          <w:szCs w:val="22"/>
          <w:lang w:val="es-CO"/>
        </w:rPr>
      </w:pPr>
      <w:r w:rsidRPr="002E290D">
        <w:rPr>
          <w:rFonts w:cs="Arial"/>
          <w:b/>
          <w:iCs/>
          <w:szCs w:val="22"/>
          <w:lang w:val="es-CO"/>
        </w:rPr>
        <w:t>PARTICIPACIÓN ACTIVA EN UN GRUPO DE INVESTIGACIÓN RECONOCIDO POR LA DIN</w:t>
      </w:r>
    </w:p>
    <w:p w14:paraId="3625CD95" w14:textId="77777777" w:rsidR="00935EE1" w:rsidRPr="002E290D" w:rsidRDefault="00935EE1" w:rsidP="00986B97">
      <w:pPr>
        <w:ind w:left="4248" w:hanging="3540"/>
        <w:jc w:val="center"/>
        <w:rPr>
          <w:rFonts w:cs="Arial"/>
          <w:b/>
          <w:iCs/>
          <w:szCs w:val="22"/>
          <w:lang w:val="es-CO"/>
        </w:rPr>
      </w:pPr>
    </w:p>
    <w:p w14:paraId="634CA95D" w14:textId="77777777" w:rsidR="00935EE1" w:rsidRPr="002E290D" w:rsidRDefault="00935EE1" w:rsidP="00986B97">
      <w:pPr>
        <w:ind w:left="4248" w:hanging="3540"/>
        <w:jc w:val="center"/>
        <w:rPr>
          <w:rFonts w:cs="Arial"/>
          <w:b/>
          <w:iCs/>
          <w:szCs w:val="22"/>
          <w:lang w:val="es-CO"/>
        </w:rPr>
      </w:pPr>
    </w:p>
    <w:p w14:paraId="0F0A45A1" w14:textId="6066FF5B" w:rsidR="00935EE1" w:rsidRPr="002E290D" w:rsidRDefault="00935EE1" w:rsidP="00986B97">
      <w:pPr>
        <w:rPr>
          <w:rFonts w:cs="Arial"/>
          <w:iCs/>
          <w:szCs w:val="22"/>
          <w:lang w:val="es-CO"/>
        </w:rPr>
      </w:pPr>
      <w:r w:rsidRPr="002E290D">
        <w:rPr>
          <w:rFonts w:cs="Arial"/>
          <w:b/>
          <w:iCs/>
          <w:szCs w:val="22"/>
          <w:lang w:val="es-CO"/>
        </w:rPr>
        <w:t xml:space="preserve">FECHA DE PRESENTACIÓN:      </w:t>
      </w:r>
      <w:r w:rsidRPr="002E290D">
        <w:rPr>
          <w:rFonts w:cs="Arial"/>
          <w:iCs/>
          <w:szCs w:val="22"/>
          <w:lang w:val="es-CO"/>
        </w:rPr>
        <w:t>17 - 0</w:t>
      </w:r>
      <w:r w:rsidR="008B20AA" w:rsidRPr="002E290D">
        <w:rPr>
          <w:rFonts w:cs="Arial"/>
          <w:iCs/>
          <w:szCs w:val="22"/>
          <w:lang w:val="es-CO"/>
        </w:rPr>
        <w:t>7</w:t>
      </w:r>
      <w:r w:rsidRPr="002E290D">
        <w:rPr>
          <w:rFonts w:cs="Arial"/>
          <w:iCs/>
          <w:szCs w:val="22"/>
          <w:lang w:val="es-CO"/>
        </w:rPr>
        <w:t>- 202</w:t>
      </w:r>
      <w:r w:rsidR="008B20AA" w:rsidRPr="002E290D">
        <w:rPr>
          <w:rFonts w:cs="Arial"/>
          <w:iCs/>
          <w:szCs w:val="22"/>
          <w:lang w:val="es-CO"/>
        </w:rPr>
        <w:t>4</w:t>
      </w:r>
    </w:p>
    <w:p w14:paraId="181DFA19" w14:textId="77777777" w:rsidR="00935EE1" w:rsidRPr="002E290D" w:rsidRDefault="00935EE1" w:rsidP="00986B97">
      <w:pPr>
        <w:rPr>
          <w:rFonts w:cs="Arial"/>
          <w:iCs/>
          <w:szCs w:val="22"/>
          <w:lang w:val="es-CO"/>
        </w:rPr>
      </w:pPr>
    </w:p>
    <w:p w14:paraId="511044EF" w14:textId="77777777" w:rsidR="00935EE1" w:rsidRPr="002E290D" w:rsidRDefault="00935EE1" w:rsidP="00986B97">
      <w:pPr>
        <w:rPr>
          <w:rFonts w:cs="Arial"/>
          <w:b/>
          <w:iCs/>
          <w:szCs w:val="22"/>
          <w:lang w:val="es-CO"/>
        </w:rPr>
      </w:pPr>
      <w:r w:rsidRPr="002E290D">
        <w:rPr>
          <w:rFonts w:cs="Arial"/>
          <w:b/>
          <w:iCs/>
          <w:szCs w:val="22"/>
          <w:lang w:val="es-CO"/>
        </w:rPr>
        <w:t>IDENTIFICACIÓN DEL PROYECTO</w:t>
      </w:r>
    </w:p>
    <w:p w14:paraId="783152F9" w14:textId="77777777" w:rsidR="00935EE1" w:rsidRPr="002E290D" w:rsidRDefault="00935EE1" w:rsidP="00986B97">
      <w:pPr>
        <w:rPr>
          <w:rFonts w:cs="Arial"/>
          <w:b/>
          <w:iCs/>
          <w:szCs w:val="22"/>
          <w:lang w:val="es-CO"/>
        </w:rPr>
      </w:pPr>
    </w:p>
    <w:p w14:paraId="1749059B" w14:textId="19530AA2" w:rsidR="00935EE1" w:rsidRDefault="00935EE1" w:rsidP="00986B97">
      <w:pPr>
        <w:ind w:left="2508" w:hanging="1800"/>
        <w:rPr>
          <w:ins w:id="0" w:author="PC" w:date="2024-06-28T10:06:00Z"/>
          <w:szCs w:val="22"/>
          <w:lang w:val="es-CO"/>
        </w:rPr>
      </w:pPr>
      <w:r w:rsidRPr="002E290D">
        <w:rPr>
          <w:rFonts w:cs="Arial"/>
          <w:b/>
          <w:iCs/>
          <w:szCs w:val="22"/>
          <w:lang w:val="es-CO"/>
        </w:rPr>
        <w:t>TITULO:</w:t>
      </w:r>
      <w:r w:rsidRPr="002E290D">
        <w:rPr>
          <w:rFonts w:cs="Arial"/>
          <w:b/>
          <w:iCs/>
          <w:szCs w:val="22"/>
          <w:lang w:val="es-CO"/>
        </w:rPr>
        <w:tab/>
      </w:r>
      <w:r w:rsidRPr="002E290D">
        <w:rPr>
          <w:szCs w:val="22"/>
          <w:lang w:val="es-CO"/>
        </w:rPr>
        <w:t xml:space="preserve">Evaluación de la confiabilidad de una Red Neuronal </w:t>
      </w:r>
      <w:proofErr w:type="spellStart"/>
      <w:r w:rsidRPr="002E290D">
        <w:rPr>
          <w:szCs w:val="22"/>
          <w:lang w:val="es-CO"/>
        </w:rPr>
        <w:t>Convolucional</w:t>
      </w:r>
      <w:proofErr w:type="spellEnd"/>
      <w:r w:rsidRPr="002E290D">
        <w:rPr>
          <w:szCs w:val="22"/>
          <w:lang w:val="es-CO"/>
        </w:rPr>
        <w:t xml:space="preserve"> (CNN) implementada en Python.</w:t>
      </w:r>
    </w:p>
    <w:p w14:paraId="21CBB26F" w14:textId="4FCF6BEC" w:rsidR="009A6317" w:rsidRPr="009A6317" w:rsidRDefault="009A6317" w:rsidP="00986B97">
      <w:pPr>
        <w:ind w:left="2508" w:hanging="1800"/>
        <w:rPr>
          <w:bCs/>
          <w:szCs w:val="22"/>
          <w:lang w:val="es-CO"/>
          <w:rPrChange w:id="1" w:author="PC" w:date="2024-06-28T10:06:00Z">
            <w:rPr>
              <w:b/>
              <w:bCs/>
              <w:szCs w:val="22"/>
              <w:lang w:val="es-CO"/>
            </w:rPr>
          </w:rPrChange>
        </w:rPr>
      </w:pPr>
      <w:ins w:id="2" w:author="PC" w:date="2024-06-28T10:06:00Z">
        <w:r>
          <w:rPr>
            <w:rFonts w:cs="Arial"/>
            <w:b/>
            <w:iCs/>
            <w:szCs w:val="22"/>
            <w:lang w:val="es-CO"/>
          </w:rPr>
          <w:tab/>
        </w:r>
        <w:r>
          <w:rPr>
            <w:rFonts w:cs="Arial"/>
            <w:iCs/>
            <w:szCs w:val="22"/>
            <w:lang w:val="es-CO"/>
          </w:rPr>
          <w:t xml:space="preserve">Diseño de un set-up para la evaluación </w:t>
        </w:r>
      </w:ins>
      <w:ins w:id="3" w:author="PC" w:date="2024-06-28T10:10:00Z">
        <w:r w:rsidR="0077185E">
          <w:rPr>
            <w:rFonts w:cs="Arial"/>
            <w:iCs/>
            <w:szCs w:val="22"/>
            <w:lang w:val="es-CO"/>
          </w:rPr>
          <w:t xml:space="preserve">de la confiabilidad de una Red Neuronal </w:t>
        </w:r>
        <w:proofErr w:type="spellStart"/>
        <w:r w:rsidR="0077185E">
          <w:rPr>
            <w:rFonts w:cs="Arial"/>
            <w:iCs/>
            <w:szCs w:val="22"/>
            <w:lang w:val="es-CO"/>
          </w:rPr>
          <w:t>Convolucional</w:t>
        </w:r>
        <w:proofErr w:type="spellEnd"/>
        <w:r w:rsidR="0077185E">
          <w:rPr>
            <w:rFonts w:cs="Arial"/>
            <w:iCs/>
            <w:szCs w:val="22"/>
            <w:lang w:val="es-CO"/>
          </w:rPr>
          <w:t xml:space="preserve"> (CNN)</w:t>
        </w:r>
      </w:ins>
      <w:ins w:id="4" w:author="PC" w:date="2024-06-28T10:11:00Z">
        <w:r w:rsidR="0077185E">
          <w:rPr>
            <w:rFonts w:cs="Arial"/>
            <w:iCs/>
            <w:szCs w:val="22"/>
            <w:lang w:val="es-CO"/>
          </w:rPr>
          <w:t xml:space="preserve"> </w:t>
        </w:r>
      </w:ins>
      <w:ins w:id="5" w:author="PC" w:date="2024-06-28T10:12:00Z">
        <w:r w:rsidR="0077185E">
          <w:rPr>
            <w:rFonts w:cs="Arial"/>
            <w:iCs/>
            <w:szCs w:val="22"/>
            <w:lang w:val="es-CO"/>
          </w:rPr>
          <w:t>en alto nivel, para su implementación en hardware</w:t>
        </w:r>
      </w:ins>
    </w:p>
    <w:p w14:paraId="6768DB8E" w14:textId="77777777" w:rsidR="00935EE1" w:rsidRPr="002E290D" w:rsidRDefault="00935EE1" w:rsidP="00986B97">
      <w:pPr>
        <w:rPr>
          <w:rFonts w:cs="Arial"/>
          <w:b/>
          <w:iCs/>
          <w:szCs w:val="22"/>
          <w:lang w:val="es-CO"/>
        </w:rPr>
      </w:pPr>
    </w:p>
    <w:p w14:paraId="3CBBC508" w14:textId="77777777" w:rsidR="00935EE1" w:rsidRPr="002E290D" w:rsidRDefault="00935EE1" w:rsidP="00986B97">
      <w:pPr>
        <w:rPr>
          <w:rFonts w:cs="Arial"/>
          <w:b/>
          <w:iCs/>
          <w:szCs w:val="22"/>
          <w:lang w:val="es-CO"/>
        </w:rPr>
      </w:pPr>
    </w:p>
    <w:p w14:paraId="0A8293B5" w14:textId="62BB79A9" w:rsidR="00935EE1" w:rsidRPr="002E290D" w:rsidRDefault="00935EE1" w:rsidP="00EA4AF6">
      <w:pPr>
        <w:ind w:left="3540" w:hanging="2832"/>
        <w:rPr>
          <w:rFonts w:cs="Arial"/>
          <w:b/>
          <w:iCs/>
          <w:szCs w:val="22"/>
          <w:lang w:val="es-CO"/>
        </w:rPr>
      </w:pPr>
      <w:r w:rsidRPr="002E290D">
        <w:rPr>
          <w:rFonts w:cs="Arial"/>
          <w:b/>
          <w:iCs/>
          <w:szCs w:val="22"/>
          <w:lang w:val="es-CO"/>
        </w:rPr>
        <w:t>PROPONENTE(</w:t>
      </w:r>
      <w:proofErr w:type="gramStart"/>
      <w:r w:rsidR="005655F4" w:rsidRPr="00AE2FE8">
        <w:rPr>
          <w:rFonts w:cs="Arial"/>
          <w:b/>
          <w:iCs/>
          <w:szCs w:val="22"/>
          <w:lang w:val="es-CO"/>
        </w:rPr>
        <w:t xml:space="preserve">S)  </w:t>
      </w:r>
      <w:r w:rsidRPr="002E290D">
        <w:rPr>
          <w:rFonts w:cs="Arial"/>
          <w:b/>
          <w:iCs/>
          <w:szCs w:val="22"/>
          <w:lang w:val="es-CO"/>
        </w:rPr>
        <w:t xml:space="preserve"> </w:t>
      </w:r>
      <w:proofErr w:type="gramEnd"/>
      <w:r w:rsidRPr="002E290D">
        <w:rPr>
          <w:rFonts w:cs="Arial"/>
          <w:b/>
          <w:iCs/>
          <w:szCs w:val="22"/>
          <w:lang w:val="es-CO"/>
        </w:rPr>
        <w:t xml:space="preserve"> </w:t>
      </w:r>
      <w:r w:rsidR="005D0B1D" w:rsidRPr="002E290D">
        <w:rPr>
          <w:rFonts w:cs="Arial"/>
          <w:bCs/>
          <w:iCs/>
          <w:szCs w:val="22"/>
          <w:lang w:val="es-CO"/>
        </w:rPr>
        <w:t>David Esteban Gonzalez Becerra</w:t>
      </w:r>
      <w:r w:rsidRPr="002E290D">
        <w:rPr>
          <w:rFonts w:cs="Arial"/>
          <w:bCs/>
          <w:iCs/>
          <w:szCs w:val="22"/>
          <w:lang w:val="es-CO"/>
        </w:rPr>
        <w:t xml:space="preserve">   </w:t>
      </w:r>
      <w:r w:rsidR="005D0B1D" w:rsidRPr="002E290D">
        <w:rPr>
          <w:rFonts w:cs="Arial"/>
          <w:bCs/>
          <w:iCs/>
          <w:szCs w:val="22"/>
          <w:lang w:val="es-CO"/>
        </w:rPr>
        <w:t xml:space="preserve">    </w:t>
      </w:r>
      <w:r w:rsidRPr="002E290D">
        <w:rPr>
          <w:rFonts w:cs="Arial"/>
          <w:b/>
          <w:iCs/>
          <w:szCs w:val="22"/>
          <w:lang w:val="es-CO"/>
        </w:rPr>
        <w:t xml:space="preserve">CÓDIGO: </w:t>
      </w:r>
      <w:r w:rsidR="005D0B1D" w:rsidRPr="002E290D">
        <w:rPr>
          <w:rFonts w:cs="Arial"/>
          <w:bCs/>
          <w:iCs/>
          <w:szCs w:val="22"/>
          <w:lang w:val="es-CO"/>
        </w:rPr>
        <w:t>201812189</w:t>
      </w:r>
    </w:p>
    <w:p w14:paraId="4E694B63" w14:textId="495690F3" w:rsidR="00935EE1" w:rsidRPr="002E290D" w:rsidRDefault="00935EE1" w:rsidP="00970664">
      <w:pPr>
        <w:rPr>
          <w:rFonts w:cs="Arial"/>
          <w:b/>
          <w:iCs/>
          <w:szCs w:val="22"/>
          <w:lang w:val="es-CO"/>
        </w:rPr>
      </w:pPr>
      <w:r w:rsidRPr="002E290D">
        <w:rPr>
          <w:rFonts w:cs="Arial"/>
          <w:bCs/>
          <w:iCs/>
          <w:szCs w:val="22"/>
          <w:lang w:val="es-CO"/>
        </w:rPr>
        <w:t xml:space="preserve">                                                  </w:t>
      </w:r>
    </w:p>
    <w:p w14:paraId="387DFD7E" w14:textId="77777777" w:rsidR="00935EE1" w:rsidRPr="002E290D" w:rsidRDefault="00935EE1" w:rsidP="00986B97">
      <w:pPr>
        <w:rPr>
          <w:rFonts w:cs="Arial"/>
          <w:b/>
          <w:iCs/>
          <w:szCs w:val="22"/>
          <w:lang w:val="es-CO"/>
        </w:rPr>
      </w:pPr>
    </w:p>
    <w:p w14:paraId="6E82A014" w14:textId="77777777" w:rsidR="001A6392"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sidRPr="002E290D">
        <w:rPr>
          <w:rFonts w:cs="Arial"/>
          <w:b/>
          <w:iCs/>
          <w:szCs w:val="22"/>
          <w:lang w:val="es-CO"/>
        </w:rPr>
        <w:tab/>
        <w:t>DIRECTORES:</w:t>
      </w:r>
      <w:r w:rsidRPr="002E290D">
        <w:rPr>
          <w:rFonts w:cs="Arial"/>
          <w:b/>
          <w:iCs/>
          <w:szCs w:val="22"/>
          <w:lang w:val="es-CO"/>
        </w:rPr>
        <w:tab/>
        <w:t xml:space="preserve">            </w:t>
      </w:r>
      <w:r w:rsidRPr="002E290D">
        <w:rPr>
          <w:rFonts w:cs="Arial"/>
          <w:bCs/>
          <w:iCs/>
          <w:szCs w:val="22"/>
          <w:lang w:val="es-CO"/>
        </w:rPr>
        <w:t>Ing.</w:t>
      </w:r>
      <w:r w:rsidRPr="002E290D">
        <w:rPr>
          <w:rFonts w:cs="Arial"/>
          <w:b/>
          <w:iCs/>
          <w:szCs w:val="22"/>
          <w:lang w:val="es-CO"/>
        </w:rPr>
        <w:t xml:space="preserve"> </w:t>
      </w:r>
      <w:r w:rsidRPr="002E290D">
        <w:rPr>
          <w:rFonts w:cs="Arial"/>
          <w:bCs/>
          <w:iCs/>
          <w:szCs w:val="22"/>
          <w:lang w:val="es-CO"/>
        </w:rPr>
        <w:t xml:space="preserve">Luis Ariel Mesa </w:t>
      </w:r>
      <w:proofErr w:type="spellStart"/>
      <w:r w:rsidRPr="002E290D">
        <w:rPr>
          <w:rFonts w:cs="Arial"/>
          <w:bCs/>
          <w:iCs/>
          <w:szCs w:val="22"/>
          <w:lang w:val="es-CO"/>
        </w:rPr>
        <w:t>Mesa</w:t>
      </w:r>
      <w:proofErr w:type="spellEnd"/>
      <w:r w:rsidRPr="002E290D">
        <w:rPr>
          <w:rFonts w:cs="Arial"/>
          <w:bCs/>
          <w:iCs/>
          <w:szCs w:val="22"/>
          <w:lang w:val="es-CO"/>
        </w:rPr>
        <w:t xml:space="preserve">, </w:t>
      </w:r>
      <w:proofErr w:type="spellStart"/>
      <w:proofErr w:type="gramStart"/>
      <w:r w:rsidRPr="002E290D">
        <w:rPr>
          <w:rFonts w:cs="Arial"/>
          <w:bCs/>
          <w:iCs/>
          <w:szCs w:val="22"/>
          <w:lang w:val="es-CO"/>
        </w:rPr>
        <w:t>Ph.D</w:t>
      </w:r>
      <w:proofErr w:type="spellEnd"/>
      <w:proofErr w:type="gramEnd"/>
      <w:r w:rsidRPr="002E290D">
        <w:rPr>
          <w:rFonts w:cs="Arial"/>
          <w:bCs/>
          <w:iCs/>
          <w:szCs w:val="22"/>
          <w:lang w:val="es-CO"/>
        </w:rPr>
        <w:t>(c).</w:t>
      </w:r>
    </w:p>
    <w:p w14:paraId="49A48DBF" w14:textId="656CA2CA" w:rsidR="001A6392"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sidR="005655F4">
        <w:rPr>
          <w:rFonts w:cs="Arial"/>
          <w:bCs/>
          <w:iCs/>
          <w:szCs w:val="22"/>
          <w:lang w:val="es-CO"/>
        </w:rPr>
        <w:t>Ing. Wilson Javier Pérez Holguí</w:t>
      </w:r>
      <w:r>
        <w:rPr>
          <w:rFonts w:cs="Arial"/>
          <w:bCs/>
          <w:iCs/>
          <w:szCs w:val="22"/>
          <w:lang w:val="es-CO"/>
        </w:rPr>
        <w:t xml:space="preserve">n </w:t>
      </w:r>
      <w:proofErr w:type="spellStart"/>
      <w:proofErr w:type="gramStart"/>
      <w:r>
        <w:rPr>
          <w:rFonts w:cs="Arial"/>
          <w:bCs/>
          <w:iCs/>
          <w:szCs w:val="22"/>
          <w:lang w:val="es-CO"/>
        </w:rPr>
        <w:t>Ph.D</w:t>
      </w:r>
      <w:proofErr w:type="spellEnd"/>
      <w:proofErr w:type="gramEnd"/>
    </w:p>
    <w:p w14:paraId="54728D29" w14:textId="48DEA33D" w:rsidR="00935EE1" w:rsidRPr="002E290D"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sidR="00935EE1" w:rsidRPr="002E290D">
        <w:rPr>
          <w:rFonts w:cs="Arial"/>
          <w:bCs/>
          <w:iCs/>
          <w:szCs w:val="22"/>
          <w:lang w:val="es-CO"/>
        </w:rPr>
        <w:tab/>
      </w:r>
    </w:p>
    <w:p w14:paraId="556B3D5D" w14:textId="77777777" w:rsidR="00935EE1" w:rsidRPr="002E290D" w:rsidRDefault="00935EE1" w:rsidP="00986B97">
      <w:pPr>
        <w:rPr>
          <w:rFonts w:cs="Arial"/>
          <w:bCs/>
          <w:iCs/>
          <w:szCs w:val="22"/>
          <w:lang w:val="es-CO"/>
        </w:rPr>
      </w:pPr>
      <w:r w:rsidRPr="002E290D">
        <w:rPr>
          <w:rFonts w:cs="Arial"/>
          <w:bCs/>
          <w:iCs/>
          <w:szCs w:val="22"/>
          <w:lang w:val="es-CO"/>
        </w:rPr>
        <w:tab/>
      </w:r>
    </w:p>
    <w:p w14:paraId="0E1E0B34" w14:textId="5F5B6A8F" w:rsidR="00935EE1" w:rsidRPr="002E290D" w:rsidRDefault="00935EE1" w:rsidP="00986B97">
      <w:pPr>
        <w:rPr>
          <w:rFonts w:cs="Arial"/>
          <w:iCs/>
          <w:szCs w:val="22"/>
          <w:lang w:val="es-CO"/>
        </w:rPr>
      </w:pPr>
      <w:r w:rsidRPr="002E290D">
        <w:rPr>
          <w:rFonts w:cs="Arial"/>
          <w:iCs/>
          <w:szCs w:val="22"/>
          <w:lang w:val="es-CO"/>
        </w:rPr>
        <w:tab/>
      </w:r>
      <w:r w:rsidRPr="002E290D">
        <w:rPr>
          <w:rFonts w:cs="Arial"/>
          <w:b/>
          <w:iCs/>
          <w:szCs w:val="22"/>
          <w:lang w:val="es-CO"/>
        </w:rPr>
        <w:t>LÍNEA DE PROFUNDIZACIÓN:</w:t>
      </w:r>
      <w:r w:rsidRPr="002E290D">
        <w:rPr>
          <w:rFonts w:cs="Arial"/>
          <w:b/>
          <w:iCs/>
          <w:szCs w:val="22"/>
          <w:lang w:val="es-CO"/>
        </w:rPr>
        <w:tab/>
      </w:r>
      <w:r w:rsidRPr="002E290D">
        <w:rPr>
          <w:rFonts w:cs="Arial"/>
          <w:iCs/>
          <w:szCs w:val="22"/>
          <w:lang w:val="es-CO"/>
        </w:rPr>
        <w:t>Electrónica Digital</w:t>
      </w:r>
    </w:p>
    <w:p w14:paraId="31A08B61" w14:textId="77777777" w:rsidR="00935EE1" w:rsidRPr="002E290D" w:rsidRDefault="00935EE1" w:rsidP="00986B97">
      <w:pPr>
        <w:rPr>
          <w:rFonts w:cs="Arial"/>
          <w:iCs/>
          <w:szCs w:val="22"/>
          <w:lang w:val="es-CO"/>
        </w:rPr>
      </w:pPr>
      <w:r w:rsidRPr="002E290D">
        <w:rPr>
          <w:rFonts w:cs="Arial"/>
          <w:iCs/>
          <w:szCs w:val="22"/>
          <w:lang w:val="es-CO"/>
        </w:rPr>
        <w:tab/>
      </w:r>
    </w:p>
    <w:p w14:paraId="770FD8A2" w14:textId="77777777" w:rsidR="00935EE1" w:rsidRPr="002E290D" w:rsidRDefault="00935EE1" w:rsidP="00D21103">
      <w:pPr>
        <w:ind w:left="4248" w:hanging="3540"/>
        <w:rPr>
          <w:rFonts w:cs="Arial"/>
          <w:iCs/>
          <w:szCs w:val="22"/>
          <w:lang w:val="es-CO"/>
        </w:rPr>
      </w:pPr>
      <w:r w:rsidRPr="002E290D">
        <w:rPr>
          <w:rFonts w:cs="Arial"/>
          <w:b/>
          <w:iCs/>
          <w:szCs w:val="22"/>
          <w:lang w:val="es-CO"/>
        </w:rPr>
        <w:t>GRUPO DE INVESTIGACIÓN:</w:t>
      </w:r>
      <w:r w:rsidRPr="002E290D">
        <w:rPr>
          <w:rFonts w:cs="Arial"/>
          <w:iCs/>
          <w:szCs w:val="22"/>
          <w:lang w:val="es-CO"/>
        </w:rPr>
        <w:tab/>
        <w:t>Grupo de Investigación en Robótica y Automatización Industrial - GIRA</w:t>
      </w:r>
    </w:p>
    <w:p w14:paraId="35F6BB3C" w14:textId="77777777" w:rsidR="00935EE1" w:rsidRPr="002E290D" w:rsidRDefault="00935EE1" w:rsidP="00986B97">
      <w:pPr>
        <w:rPr>
          <w:rFonts w:cs="Arial"/>
          <w:iCs/>
          <w:szCs w:val="22"/>
          <w:lang w:val="es-CO"/>
        </w:rPr>
      </w:pPr>
      <w:r w:rsidRPr="002E290D">
        <w:rPr>
          <w:rFonts w:cs="Arial"/>
          <w:iCs/>
          <w:szCs w:val="22"/>
          <w:lang w:val="es-CO"/>
        </w:rPr>
        <w:tab/>
      </w:r>
    </w:p>
    <w:p w14:paraId="5579B45A" w14:textId="16E08594" w:rsidR="00935EE1" w:rsidRPr="00504390" w:rsidRDefault="00935EE1" w:rsidP="00986B97">
      <w:pPr>
        <w:rPr>
          <w:rFonts w:cs="Arial"/>
          <w:iCs/>
          <w:szCs w:val="22"/>
          <w:lang w:val="en-US"/>
        </w:rPr>
      </w:pPr>
      <w:r w:rsidRPr="002E290D">
        <w:rPr>
          <w:rFonts w:cs="Arial"/>
          <w:iCs/>
          <w:szCs w:val="22"/>
          <w:lang w:val="es-CO"/>
        </w:rPr>
        <w:tab/>
      </w:r>
      <w:r w:rsidRPr="00504390">
        <w:rPr>
          <w:rFonts w:cs="Arial"/>
          <w:b/>
          <w:iCs/>
          <w:szCs w:val="22"/>
          <w:lang w:val="en-US"/>
        </w:rPr>
        <w:t>NOMBRE P.I.I.I.:</w:t>
      </w:r>
      <w:r w:rsidRPr="00504390">
        <w:rPr>
          <w:rFonts w:cs="Arial"/>
          <w:b/>
          <w:iCs/>
          <w:szCs w:val="22"/>
          <w:lang w:val="en-US"/>
        </w:rPr>
        <w:tab/>
      </w:r>
      <w:r w:rsidRPr="00504390">
        <w:rPr>
          <w:rFonts w:cs="Arial"/>
          <w:b/>
          <w:iCs/>
          <w:szCs w:val="22"/>
          <w:lang w:val="en-US"/>
        </w:rPr>
        <w:tab/>
      </w:r>
      <w:r w:rsidRPr="00504390">
        <w:rPr>
          <w:rFonts w:cs="Arial"/>
          <w:b/>
          <w:iCs/>
          <w:szCs w:val="22"/>
          <w:lang w:val="en-US"/>
        </w:rPr>
        <w:tab/>
      </w:r>
      <w:r w:rsidR="005D0B1D" w:rsidRPr="002E290D">
        <w:rPr>
          <w:rFonts w:cs="Arial"/>
          <w:bCs/>
          <w:iCs/>
          <w:szCs w:val="22"/>
          <w:highlight w:val="yellow"/>
          <w:lang w:val="en-US"/>
        </w:rPr>
        <w:t>Reliability assessment of deep neural networks implemented in parallelized hardware platforms</w:t>
      </w:r>
    </w:p>
    <w:p w14:paraId="3908CC71" w14:textId="77777777" w:rsidR="00935EE1" w:rsidRPr="00504390" w:rsidRDefault="00935EE1" w:rsidP="00986B97">
      <w:pPr>
        <w:rPr>
          <w:rFonts w:cs="Arial"/>
          <w:iCs/>
          <w:szCs w:val="22"/>
          <w:lang w:val="en-US"/>
        </w:rPr>
      </w:pPr>
    </w:p>
    <w:p w14:paraId="2197EC89" w14:textId="5113DADF" w:rsidR="00935EE1" w:rsidRPr="00462E8E" w:rsidRDefault="00935EE1" w:rsidP="00986B97">
      <w:pPr>
        <w:rPr>
          <w:rFonts w:cs="Arial"/>
          <w:iCs/>
          <w:szCs w:val="22"/>
          <w:lang w:val="es-CO"/>
        </w:rPr>
      </w:pPr>
      <w:r w:rsidRPr="00504390">
        <w:rPr>
          <w:rFonts w:cs="Arial"/>
          <w:iCs/>
          <w:szCs w:val="22"/>
          <w:lang w:val="en-US"/>
        </w:rPr>
        <w:tab/>
      </w:r>
      <w:r w:rsidRPr="002E290D">
        <w:rPr>
          <w:rFonts w:cs="Arial"/>
          <w:b/>
          <w:iCs/>
          <w:szCs w:val="22"/>
          <w:lang w:val="es-CO"/>
        </w:rPr>
        <w:t>LÍNEA DE INVESTIGACIÓN:</w:t>
      </w:r>
      <w:r w:rsidRPr="002E290D">
        <w:rPr>
          <w:rFonts w:cs="Arial"/>
          <w:b/>
          <w:iCs/>
          <w:szCs w:val="22"/>
          <w:lang w:val="es-CO"/>
        </w:rPr>
        <w:tab/>
      </w:r>
      <w:r w:rsidRPr="002E290D">
        <w:rPr>
          <w:rFonts w:cs="Arial"/>
          <w:iCs/>
          <w:szCs w:val="22"/>
          <w:lang w:val="es-CO"/>
        </w:rPr>
        <w:t>Dise</w:t>
      </w:r>
      <w:r w:rsidRPr="00462E8E">
        <w:rPr>
          <w:rFonts w:cs="Arial"/>
          <w:iCs/>
          <w:szCs w:val="22"/>
          <w:lang w:val="es-CO"/>
        </w:rPr>
        <w:t>ño y Test</w:t>
      </w:r>
    </w:p>
    <w:p w14:paraId="5C5A034F" w14:textId="77777777" w:rsidR="00935EE1" w:rsidRPr="002E290D" w:rsidRDefault="00935EE1" w:rsidP="00986B97">
      <w:pPr>
        <w:rPr>
          <w:rFonts w:cs="Arial"/>
          <w:iCs/>
          <w:szCs w:val="22"/>
          <w:lang w:val="es-CO"/>
        </w:rPr>
      </w:pPr>
    </w:p>
    <w:p w14:paraId="043DC8BE" w14:textId="77777777" w:rsidR="00935EE1" w:rsidRPr="002E290D" w:rsidRDefault="00935EE1" w:rsidP="00986B97">
      <w:pPr>
        <w:rPr>
          <w:rFonts w:cs="Arial"/>
          <w:iCs/>
          <w:szCs w:val="22"/>
          <w:lang w:val="es-CO"/>
        </w:rPr>
      </w:pPr>
      <w:r w:rsidRPr="002E290D">
        <w:rPr>
          <w:rFonts w:cs="Arial"/>
          <w:iCs/>
          <w:szCs w:val="22"/>
          <w:lang w:val="es-CO"/>
        </w:rPr>
        <w:tab/>
      </w:r>
    </w:p>
    <w:p w14:paraId="514AC8BC" w14:textId="77777777" w:rsidR="00935EE1" w:rsidRPr="002E290D" w:rsidRDefault="00935EE1" w:rsidP="00986B97">
      <w:pPr>
        <w:rPr>
          <w:rFonts w:cs="Arial"/>
          <w:iCs/>
          <w:szCs w:val="22"/>
          <w:lang w:val="es-CO"/>
        </w:rPr>
      </w:pPr>
    </w:p>
    <w:p w14:paraId="3D03B87A" w14:textId="77777777" w:rsidR="00935EE1" w:rsidRPr="002E290D" w:rsidRDefault="00935EE1" w:rsidP="00986B97">
      <w:pPr>
        <w:rPr>
          <w:rFonts w:cs="Arial"/>
          <w:iCs/>
          <w:szCs w:val="22"/>
          <w:lang w:val="es-CO"/>
        </w:rPr>
      </w:pPr>
    </w:p>
    <w:p w14:paraId="52C8F48A" w14:textId="77777777" w:rsidR="00935EE1" w:rsidRPr="002E290D" w:rsidRDefault="00935EE1" w:rsidP="00986B97">
      <w:pPr>
        <w:rPr>
          <w:rFonts w:cs="Arial"/>
          <w:iCs/>
          <w:szCs w:val="22"/>
          <w:lang w:val="es-CO"/>
        </w:rPr>
      </w:pPr>
    </w:p>
    <w:p w14:paraId="025A3245" w14:textId="77777777" w:rsidR="00935EE1" w:rsidRPr="002E290D" w:rsidRDefault="00935EE1" w:rsidP="00986B97">
      <w:pPr>
        <w:rPr>
          <w:rFonts w:cs="Arial"/>
          <w:iCs/>
          <w:szCs w:val="22"/>
          <w:lang w:val="es-CO"/>
        </w:rPr>
      </w:pPr>
    </w:p>
    <w:p w14:paraId="59473644" w14:textId="77777777" w:rsidR="00935EE1" w:rsidRPr="002E290D" w:rsidRDefault="00935EE1" w:rsidP="00986B97">
      <w:pPr>
        <w:rPr>
          <w:rFonts w:cs="Arial"/>
          <w:iCs/>
          <w:szCs w:val="22"/>
          <w:lang w:val="es-CO"/>
        </w:rPr>
      </w:pPr>
    </w:p>
    <w:p w14:paraId="1BF9A733" w14:textId="77777777" w:rsidR="00935EE1" w:rsidRPr="002E290D" w:rsidRDefault="00935EE1" w:rsidP="00986B97">
      <w:pPr>
        <w:rPr>
          <w:rFonts w:cs="Arial"/>
          <w:iCs/>
          <w:szCs w:val="22"/>
          <w:lang w:val="es-CO"/>
        </w:rPr>
      </w:pPr>
    </w:p>
    <w:p w14:paraId="5390077F" w14:textId="77777777" w:rsidR="00935EE1" w:rsidRPr="002E290D" w:rsidRDefault="00935EE1" w:rsidP="00986B97">
      <w:pPr>
        <w:rPr>
          <w:rFonts w:cs="Arial"/>
          <w:iCs/>
          <w:szCs w:val="22"/>
          <w:lang w:val="es-CO"/>
        </w:rPr>
      </w:pPr>
    </w:p>
    <w:p w14:paraId="577C8746" w14:textId="77777777" w:rsidR="00935EE1" w:rsidRPr="002E290D" w:rsidRDefault="00935EE1" w:rsidP="00986B97">
      <w:pPr>
        <w:rPr>
          <w:rFonts w:cs="Arial"/>
          <w:iCs/>
          <w:szCs w:val="22"/>
          <w:lang w:val="es-CO"/>
        </w:rPr>
      </w:pPr>
    </w:p>
    <w:p w14:paraId="5F5E7719" w14:textId="0E9E0FEF" w:rsidR="00935EE1" w:rsidRPr="002E290D" w:rsidRDefault="00935EE1" w:rsidP="00986B97">
      <w:pPr>
        <w:rPr>
          <w:rFonts w:cs="Arial"/>
          <w:iCs/>
          <w:szCs w:val="22"/>
          <w:lang w:val="es-CO"/>
        </w:rPr>
      </w:pPr>
    </w:p>
    <w:p w14:paraId="60D6035D" w14:textId="77777777" w:rsidR="005D0B1D" w:rsidRPr="002E290D" w:rsidRDefault="005D0B1D" w:rsidP="00986B97">
      <w:pPr>
        <w:rPr>
          <w:rFonts w:cs="Arial"/>
          <w:iCs/>
          <w:szCs w:val="22"/>
          <w:lang w:val="es-CO"/>
        </w:rPr>
      </w:pPr>
    </w:p>
    <w:p w14:paraId="460BDEC9" w14:textId="77777777" w:rsidR="00935EE1" w:rsidRPr="002E290D" w:rsidRDefault="00935EE1" w:rsidP="00986B97">
      <w:pPr>
        <w:rPr>
          <w:rFonts w:cs="Arial"/>
          <w:iCs/>
          <w:szCs w:val="22"/>
          <w:lang w:val="es-CO"/>
        </w:rPr>
      </w:pPr>
    </w:p>
    <w:p w14:paraId="506EA3A7" w14:textId="77777777" w:rsidR="00935EE1" w:rsidRPr="002E290D" w:rsidRDefault="00935EE1" w:rsidP="00986B97">
      <w:pPr>
        <w:rPr>
          <w:rFonts w:cs="Arial"/>
          <w:iCs/>
          <w:szCs w:val="22"/>
          <w:lang w:val="es-CO"/>
        </w:rPr>
      </w:pPr>
    </w:p>
    <w:p w14:paraId="3F892751" w14:textId="719083DA" w:rsidR="00935EE1" w:rsidRPr="002E290D" w:rsidRDefault="00935EE1" w:rsidP="009521F3">
      <w:pPr>
        <w:pStyle w:val="Prrafodelista"/>
        <w:numPr>
          <w:ilvl w:val="0"/>
          <w:numId w:val="3"/>
        </w:numPr>
        <w:rPr>
          <w:rFonts w:cs="Arial"/>
          <w:b/>
          <w:iCs/>
          <w:szCs w:val="22"/>
          <w:lang w:val="es-CO"/>
        </w:rPr>
      </w:pPr>
      <w:r w:rsidRPr="002E290D">
        <w:rPr>
          <w:rFonts w:cs="Arial"/>
          <w:b/>
          <w:iCs/>
          <w:szCs w:val="22"/>
          <w:lang w:val="es-CO"/>
        </w:rPr>
        <w:t xml:space="preserve">ANTECEDENTES </w:t>
      </w:r>
      <w:r w:rsidR="00466012">
        <w:rPr>
          <w:rFonts w:cs="Arial"/>
          <w:b/>
          <w:iCs/>
          <w:szCs w:val="22"/>
          <w:lang w:val="es-CO"/>
        </w:rPr>
        <w:t>---</w:t>
      </w:r>
    </w:p>
    <w:p w14:paraId="0BB62C9D" w14:textId="77777777" w:rsidR="00935EE1" w:rsidRPr="002E290D" w:rsidRDefault="00935EE1" w:rsidP="009521F3">
      <w:pPr>
        <w:ind w:left="360"/>
        <w:rPr>
          <w:rFonts w:cs="Arial"/>
          <w:b/>
          <w:iCs/>
          <w:szCs w:val="22"/>
          <w:lang w:val="es-CO"/>
        </w:rPr>
      </w:pPr>
    </w:p>
    <w:p w14:paraId="66DA42DF" w14:textId="77777777" w:rsidR="00935EE1" w:rsidRPr="002E290D" w:rsidRDefault="00935EE1" w:rsidP="009521F3">
      <w:pPr>
        <w:pStyle w:val="Prrafodelista"/>
        <w:numPr>
          <w:ilvl w:val="1"/>
          <w:numId w:val="3"/>
        </w:numPr>
        <w:rPr>
          <w:rFonts w:cs="Arial"/>
          <w:b/>
          <w:iCs/>
          <w:color w:val="FF0000"/>
          <w:szCs w:val="22"/>
          <w:lang w:val="es-CO"/>
        </w:rPr>
      </w:pPr>
      <w:r w:rsidRPr="00462E8E">
        <w:rPr>
          <w:rFonts w:cs="Arial"/>
          <w:b/>
          <w:iCs/>
          <w:szCs w:val="22"/>
          <w:lang w:val="es-CO"/>
        </w:rPr>
        <w:t>Antecedentes</w:t>
      </w:r>
      <w:r w:rsidRPr="002E290D">
        <w:rPr>
          <w:rFonts w:cs="Arial"/>
          <w:b/>
          <w:iCs/>
          <w:szCs w:val="22"/>
          <w:lang w:val="es-CO"/>
        </w:rPr>
        <w:t xml:space="preserve"> </w:t>
      </w:r>
    </w:p>
    <w:p w14:paraId="5E445BEC" w14:textId="77777777" w:rsidR="00935EE1" w:rsidRPr="002E290D" w:rsidRDefault="00935EE1" w:rsidP="00E11F0C">
      <w:pPr>
        <w:rPr>
          <w:szCs w:val="22"/>
          <w:lang w:val="es-CO"/>
        </w:rPr>
      </w:pPr>
    </w:p>
    <w:p w14:paraId="7F8750AF" w14:textId="77777777" w:rsidR="00935EE1" w:rsidRPr="002E290D" w:rsidRDefault="00935EE1" w:rsidP="00E11F0C">
      <w:pPr>
        <w:rPr>
          <w:szCs w:val="22"/>
          <w:u w:val="single"/>
          <w:lang w:val="es-CO"/>
        </w:rPr>
      </w:pPr>
      <w:r w:rsidRPr="002E290D">
        <w:rPr>
          <w:szCs w:val="22"/>
          <w:u w:val="single"/>
          <w:lang w:val="es-CO"/>
        </w:rPr>
        <w:t xml:space="preserve">Redes Neuronales </w:t>
      </w:r>
      <w:proofErr w:type="spellStart"/>
      <w:r w:rsidRPr="002E290D">
        <w:rPr>
          <w:szCs w:val="22"/>
          <w:u w:val="single"/>
          <w:lang w:val="es-CO"/>
        </w:rPr>
        <w:t>Convolucionales</w:t>
      </w:r>
      <w:proofErr w:type="spellEnd"/>
    </w:p>
    <w:p w14:paraId="052F559E" w14:textId="77777777" w:rsidR="00935EE1" w:rsidRPr="002E290D" w:rsidRDefault="00935EE1" w:rsidP="00E11F0C">
      <w:pPr>
        <w:rPr>
          <w:szCs w:val="22"/>
          <w:lang w:val="es-CO"/>
        </w:rPr>
      </w:pPr>
    </w:p>
    <w:p w14:paraId="03F4549C" w14:textId="6D9E3B70" w:rsidR="00935EE1" w:rsidRPr="002E290D" w:rsidRDefault="00935EE1" w:rsidP="00E11F0C">
      <w:pPr>
        <w:rPr>
          <w:szCs w:val="22"/>
          <w:lang w:val="es-CO"/>
        </w:rPr>
      </w:pPr>
      <w:r w:rsidRPr="002E290D">
        <w:rPr>
          <w:szCs w:val="22"/>
          <w:lang w:val="es-CO"/>
        </w:rPr>
        <w:t>La inteligencia artificial, en particular las Redes Neuronales Artificiales (</w:t>
      </w:r>
      <w:r w:rsidRPr="002E290D">
        <w:rPr>
          <w:i/>
          <w:iCs/>
          <w:szCs w:val="22"/>
          <w:lang w:val="es-CO"/>
        </w:rPr>
        <w:t>Artificial Neural Networks</w:t>
      </w:r>
      <w:r w:rsidRPr="002E290D">
        <w:rPr>
          <w:szCs w:val="22"/>
          <w:lang w:val="es-CO"/>
        </w:rPr>
        <w:t xml:space="preserve"> </w:t>
      </w:r>
      <w:r w:rsidRPr="00462E8E">
        <w:rPr>
          <w:szCs w:val="22"/>
          <w:lang w:val="es-CO"/>
        </w:rPr>
        <w:t xml:space="preserve">- </w:t>
      </w:r>
      <w:proofErr w:type="spellStart"/>
      <w:r w:rsidRPr="00462E8E">
        <w:rPr>
          <w:szCs w:val="22"/>
          <w:lang w:val="es-CO"/>
        </w:rPr>
        <w:t>ANNs</w:t>
      </w:r>
      <w:proofErr w:type="spellEnd"/>
      <w:r w:rsidRPr="002E290D">
        <w:rPr>
          <w:szCs w:val="22"/>
          <w:lang w:val="es-CO"/>
        </w:rPr>
        <w:t xml:space="preserve">), han experimentado un crecimiento exponencial en su aplicación para diversos campos, que van desde el reconocimiento de imágenes hasta la toma de decisiones en sistemas de navegación autónoma. Aunque estas redes neuronales son altamente </w:t>
      </w:r>
      <w:proofErr w:type="spellStart"/>
      <w:r w:rsidRPr="002E290D">
        <w:rPr>
          <w:szCs w:val="22"/>
          <w:lang w:val="es-CO"/>
        </w:rPr>
        <w:t>resilientes</w:t>
      </w:r>
      <w:proofErr w:type="spellEnd"/>
      <w:r w:rsidRPr="002E290D">
        <w:rPr>
          <w:szCs w:val="22"/>
          <w:lang w:val="es-CO"/>
        </w:rPr>
        <w:t xml:space="preserve"> por sus características, pueden presentar vulnerabilidades que deterioran su confiabilidad, afectando su uso en aplicaciones como las denominadas aplicaciones de “misión crítica”. Una aplicación de misión crítica es aquella donde la ocurrencia de una falla no es tolerable ya que implica una posible afectación a la integridad del ser humano, el medio ambiente y/o el equipamiento mismo.</w:t>
      </w:r>
    </w:p>
    <w:p w14:paraId="4F5E9FB7" w14:textId="77777777" w:rsidR="00935EE1" w:rsidRPr="002E290D" w:rsidRDefault="00935EE1" w:rsidP="00E11F0C">
      <w:pPr>
        <w:pStyle w:val="Prrafodelista"/>
        <w:ind w:left="360"/>
        <w:rPr>
          <w:szCs w:val="22"/>
          <w:lang w:val="es-CO"/>
        </w:rPr>
      </w:pPr>
    </w:p>
    <w:p w14:paraId="7C220E69" w14:textId="3037821A" w:rsidR="00935EE1" w:rsidRPr="002E290D" w:rsidRDefault="00935EE1" w:rsidP="00E11F0C">
      <w:pPr>
        <w:rPr>
          <w:color w:val="000000"/>
          <w:szCs w:val="22"/>
          <w:lang w:val="es-CO"/>
        </w:rPr>
      </w:pPr>
      <w:r w:rsidRPr="002E290D">
        <w:rPr>
          <w:szCs w:val="22"/>
          <w:lang w:val="es-CO"/>
        </w:rPr>
        <w:t xml:space="preserve">Las Redes Neuronales </w:t>
      </w:r>
      <w:proofErr w:type="spellStart"/>
      <w:r w:rsidRPr="002E290D">
        <w:rPr>
          <w:szCs w:val="22"/>
          <w:lang w:val="es-CO"/>
        </w:rPr>
        <w:t>Convolucionales</w:t>
      </w:r>
      <w:proofErr w:type="spellEnd"/>
      <w:r w:rsidRPr="002E290D">
        <w:rPr>
          <w:szCs w:val="22"/>
          <w:lang w:val="es-CO"/>
        </w:rPr>
        <w:t xml:space="preserve"> (</w:t>
      </w:r>
      <w:proofErr w:type="spellStart"/>
      <w:r w:rsidRPr="002E290D">
        <w:rPr>
          <w:i/>
          <w:iCs/>
          <w:szCs w:val="22"/>
          <w:lang w:val="es-CO"/>
        </w:rPr>
        <w:t>Convolutional</w:t>
      </w:r>
      <w:proofErr w:type="spellEnd"/>
      <w:r w:rsidRPr="002E290D">
        <w:rPr>
          <w:i/>
          <w:iCs/>
          <w:szCs w:val="22"/>
          <w:lang w:val="es-CO"/>
        </w:rPr>
        <w:t xml:space="preserve"> Neural Networks</w:t>
      </w:r>
      <w:r w:rsidRPr="002E290D">
        <w:rPr>
          <w:szCs w:val="22"/>
          <w:lang w:val="es-CO"/>
        </w:rPr>
        <w:t xml:space="preserve"> - </w:t>
      </w:r>
      <w:proofErr w:type="spellStart"/>
      <w:r w:rsidRPr="002E290D">
        <w:rPr>
          <w:szCs w:val="22"/>
          <w:lang w:val="es-CO"/>
        </w:rPr>
        <w:t>CNNs</w:t>
      </w:r>
      <w:proofErr w:type="spellEnd"/>
      <w:r w:rsidRPr="002E290D">
        <w:rPr>
          <w:szCs w:val="22"/>
          <w:lang w:val="es-CO"/>
        </w:rPr>
        <w:t xml:space="preserve">) son </w:t>
      </w:r>
      <w:r w:rsidR="00CD4BC6" w:rsidRPr="002E290D">
        <w:rPr>
          <w:szCs w:val="22"/>
          <w:lang w:val="es-CO"/>
        </w:rPr>
        <w:t>una arquitectura</w:t>
      </w:r>
      <w:r w:rsidRPr="002E290D">
        <w:rPr>
          <w:szCs w:val="22"/>
          <w:lang w:val="es-CO"/>
        </w:rPr>
        <w:t xml:space="preserve"> de aprendizaje profundo (</w:t>
      </w:r>
      <w:r w:rsidRPr="002E290D">
        <w:rPr>
          <w:i/>
          <w:iCs/>
          <w:szCs w:val="22"/>
          <w:lang w:val="es-CO"/>
        </w:rPr>
        <w:t xml:space="preserve">Deep </w:t>
      </w:r>
      <w:proofErr w:type="spellStart"/>
      <w:r w:rsidRPr="002E290D">
        <w:rPr>
          <w:i/>
          <w:iCs/>
          <w:szCs w:val="22"/>
          <w:lang w:val="es-CO"/>
        </w:rPr>
        <w:t>Learning</w:t>
      </w:r>
      <w:proofErr w:type="spellEnd"/>
      <w:r w:rsidRPr="002E290D">
        <w:rPr>
          <w:szCs w:val="22"/>
          <w:lang w:val="es-CO"/>
        </w:rPr>
        <w:t xml:space="preserve"> - DL) desarrollada por </w:t>
      </w:r>
      <w:r w:rsidR="00CB0AEA">
        <w:rPr>
          <w:szCs w:val="22"/>
          <w:lang w:val="es-CO"/>
        </w:rPr>
        <w:fldChar w:fldCharType="begin" w:fldLock="1"/>
      </w:r>
      <w:r w:rsidR="00CB0AEA">
        <w:rPr>
          <w:szCs w:val="22"/>
          <w:lang w:val="es-CO"/>
        </w:rPr>
        <w:instrText>ADDIN CSL_CITATION {"citationItems":[{"id":"ITEM-1","itemData":{"ISBN":"978-0444880611","abstract":"An interestmg property of connectiomst systems is their ability to learn from examples. Although most recent work in the field concentrates on reducing learning times, the most important feature of a learning ma-chine is its generalization performance. It is usually accepted that good generalization performance on real-world problems cannot be achieved unless some a pnon knowledge about the task is butlt Into the system. Back-propagation networks provide a way of specifymg such knowledge by imposing constraints both on the architecture of the network and on its weights. In general, such constramts can be considered as particular transformations of the parameter space Building a constramed network for image recogmtton appears to be a feasible task. We descnbe a small handwritten digit recogmtion problem and show that, even though the problem is linearly separable, single layer networks exhibit poor generalizatton performance. Multtlayer constrained networks perform very well on this task when orgamzed in a hierarchical structure with shift invariant feature detectors. These results confirm the idea that minimizing the number of free parameters in the network enhances generalization.","author":[{"dropping-particle":"","family":"LeCun","given":"Yann","non-dropping-particle":"","parse-names":false,"suffix":""},{"dropping-particle":"","family":"others","given":"","non-dropping-particle":"","parse-names":false,"suffix":""}],"container-title":"Connectionism in perspective","id":"ITEM-1","issued":{"date-parts":[["1989"]]},"page":"143-155","title":"Generalization and network design strategies","type":"article-journal"},"uris":["http://www.mendeley.com/documents/?uuid=3880f11c-0930-4265-8364-c5bbb431fb48"]}],"mendeley":{"formattedCitation":"(LeCun &amp; others, 1989)","plainTextFormattedCitation":"(LeCun &amp; others, 1989)","previouslyFormattedCitation":"(LeCun &amp; others, 1989)"},"properties":{"noteIndex":0},"schema":"https://github.com/citation-style-language/schema/raw/master/csl-citation.json"}</w:instrText>
      </w:r>
      <w:r w:rsidR="00CB0AEA">
        <w:rPr>
          <w:szCs w:val="22"/>
          <w:lang w:val="es-CO"/>
        </w:rPr>
        <w:fldChar w:fldCharType="separate"/>
      </w:r>
      <w:r w:rsidR="00CB0AEA" w:rsidRPr="00CB0AEA">
        <w:rPr>
          <w:noProof/>
          <w:szCs w:val="22"/>
          <w:lang w:val="es-CO"/>
        </w:rPr>
        <w:t>(LeCun &amp; others, 1989)</w:t>
      </w:r>
      <w:r w:rsidR="00CB0AEA">
        <w:rPr>
          <w:szCs w:val="22"/>
          <w:lang w:val="es-CO"/>
        </w:rPr>
        <w:fldChar w:fldCharType="end"/>
      </w:r>
      <w:r w:rsidR="00CB0AEA">
        <w:rPr>
          <w:szCs w:val="22"/>
          <w:lang w:val="es-CO"/>
        </w:rPr>
        <w:t xml:space="preserve"> </w:t>
      </w:r>
      <w:r w:rsidRPr="002E290D">
        <w:rPr>
          <w:szCs w:val="22"/>
          <w:lang w:val="es-CO"/>
        </w:rPr>
        <w:t>con el propósito de procesar información en forma de arreglos numérico</w:t>
      </w:r>
      <w:r w:rsidR="008E4EA7">
        <w:rPr>
          <w:szCs w:val="22"/>
          <w:lang w:val="es-CO"/>
        </w:rPr>
        <w:t>s</w:t>
      </w:r>
      <w:r w:rsidR="00CB0AEA">
        <w:rPr>
          <w:szCs w:val="22"/>
          <w:lang w:val="es-CO"/>
        </w:rPr>
        <w:t xml:space="preserve"> </w:t>
      </w:r>
      <w:r w:rsidR="008E4EA7">
        <w:rPr>
          <w:szCs w:val="22"/>
          <w:lang w:val="es-CO"/>
        </w:rPr>
        <w:fldChar w:fldCharType="begin" w:fldLock="1"/>
      </w:r>
      <w:r w:rsidR="008E4EA7">
        <w:rPr>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szCs w:val="22"/>
          <w:lang w:val="es-CO"/>
        </w:rPr>
        <w:fldChar w:fldCharType="separate"/>
      </w:r>
      <w:r w:rsidR="008E4EA7" w:rsidRPr="008E4EA7">
        <w:rPr>
          <w:noProof/>
          <w:szCs w:val="22"/>
          <w:lang w:val="es-CO"/>
        </w:rPr>
        <w:t>(Pérez Cerdeira, 2021)</w:t>
      </w:r>
      <w:r w:rsidR="008E4EA7">
        <w:rPr>
          <w:szCs w:val="22"/>
          <w:lang w:val="es-CO"/>
        </w:rPr>
        <w:fldChar w:fldCharType="end"/>
      </w:r>
      <w:r w:rsidRPr="002E290D">
        <w:rPr>
          <w:szCs w:val="22"/>
          <w:lang w:val="es-CO"/>
        </w:rPr>
        <w:t>. En relación a esto, se utilizan actualmente para identificar patrones, lo que las hace ideales para diversas tareas, como el reconocimiento, segmentación y clasificación de imágenes, entre otras</w:t>
      </w:r>
      <w:r w:rsidR="009006A7" w:rsidRPr="002E290D">
        <w:rPr>
          <w:lang w:val="es-CO"/>
        </w:rPr>
        <w:t>. Su desempeño ha alcanzado niveles sobresalientes, impulsando avances significativos en diversas aplicaciones, tales</w:t>
      </w:r>
      <w:r w:rsidRPr="002E290D">
        <w:rPr>
          <w:szCs w:val="22"/>
          <w:lang w:val="es-CO"/>
        </w:rPr>
        <w:t xml:space="preserve"> como diagnóstico médico, análisis de datos científicos, control de procesos, navegación autónoma de vehículos, etc.</w:t>
      </w:r>
    </w:p>
    <w:p w14:paraId="418FD7AB" w14:textId="77777777" w:rsidR="00935EE1" w:rsidRPr="002E290D" w:rsidRDefault="00935EE1" w:rsidP="00364310">
      <w:pPr>
        <w:rPr>
          <w:color w:val="000000"/>
          <w:szCs w:val="22"/>
          <w:lang w:val="es-CO"/>
        </w:rPr>
      </w:pPr>
    </w:p>
    <w:p w14:paraId="465188F9" w14:textId="3DA0DF06" w:rsidR="00935EE1" w:rsidRPr="002E290D" w:rsidRDefault="00935EE1" w:rsidP="00364310">
      <w:pPr>
        <w:rPr>
          <w:color w:val="000000"/>
          <w:szCs w:val="22"/>
          <w:lang w:val="es-CO"/>
        </w:rPr>
      </w:pPr>
      <w:r w:rsidRPr="002E290D">
        <w:rPr>
          <w:color w:val="000000"/>
          <w:szCs w:val="22"/>
          <w:lang w:val="es-CO"/>
        </w:rPr>
        <w:t>La arquitectura de una CNN se compone de múltiples capas que aplican filtros al conjunto de datos de entrada (</w:t>
      </w:r>
      <w:proofErr w:type="spellStart"/>
      <w:r w:rsidRPr="002E290D">
        <w:rPr>
          <w:color w:val="000000"/>
          <w:szCs w:val="22"/>
          <w:lang w:val="es-CO"/>
        </w:rPr>
        <w:t>dataset</w:t>
      </w:r>
      <w:proofErr w:type="spellEnd"/>
      <w:r w:rsidRPr="002E290D">
        <w:rPr>
          <w:color w:val="000000"/>
          <w:szCs w:val="22"/>
          <w:lang w:val="es-CO"/>
        </w:rPr>
        <w:t xml:space="preserve">) para propagar los resultados a las capas siguientes. Esta técnica facilita la detección y extracción de características relevantes, lo que enriquece el proceso de aprendizaje y la representación efectiva de patrones en la red. Cada capa realiza operaciones de </w:t>
      </w:r>
      <w:proofErr w:type="spellStart"/>
      <w:r w:rsidRPr="002E290D">
        <w:rPr>
          <w:color w:val="000000"/>
          <w:szCs w:val="22"/>
          <w:lang w:val="es-CO"/>
        </w:rPr>
        <w:t>convolución</w:t>
      </w:r>
      <w:proofErr w:type="spellEnd"/>
      <w:r w:rsidRPr="002E290D">
        <w:rPr>
          <w:color w:val="000000"/>
          <w:szCs w:val="22"/>
          <w:lang w:val="es-CO"/>
        </w:rPr>
        <w:t xml:space="preserve"> y agrupación para capturar detalles importantes y reducir la </w:t>
      </w:r>
      <w:proofErr w:type="spellStart"/>
      <w:r w:rsidRPr="002E290D">
        <w:rPr>
          <w:color w:val="000000"/>
          <w:szCs w:val="22"/>
          <w:lang w:val="es-CO"/>
        </w:rPr>
        <w:t>dimensionalidad</w:t>
      </w:r>
      <w:proofErr w:type="spellEnd"/>
      <w:r w:rsidRPr="002E290D">
        <w:rPr>
          <w:color w:val="000000"/>
          <w:szCs w:val="22"/>
          <w:lang w:val="es-CO"/>
        </w:rPr>
        <w:t xml:space="preserve">, permitiendo que la red aprenda de forma progresiva y aborde tareas complejas de manera eficiente. </w:t>
      </w:r>
      <w:r w:rsidR="00CB0AEA" w:rsidRPr="002E290D">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sidRPr="002E290D">
        <w:rPr>
          <w:color w:val="000000"/>
          <w:szCs w:val="22"/>
          <w:lang w:val="es-CO"/>
        </w:rPr>
        <w:fldChar w:fldCharType="separate"/>
      </w:r>
      <w:r w:rsidR="00CB0AEA" w:rsidRPr="002E290D">
        <w:rPr>
          <w:noProof/>
          <w:color w:val="000000"/>
          <w:szCs w:val="22"/>
          <w:lang w:val="es-CO"/>
        </w:rPr>
        <w:t>(Moreno, 2019)</w:t>
      </w:r>
      <w:r w:rsidR="00CB0AEA" w:rsidRPr="002E290D">
        <w:rPr>
          <w:color w:val="000000"/>
          <w:szCs w:val="22"/>
          <w:lang w:val="es-CO"/>
        </w:rPr>
        <w:fldChar w:fldCharType="end"/>
      </w:r>
      <w:r w:rsidR="00CB0AEA" w:rsidRPr="002E290D">
        <w:rPr>
          <w:color w:val="000000"/>
          <w:szCs w:val="22"/>
          <w:lang w:val="es-CO"/>
        </w:rPr>
        <w:t xml:space="preserve"> </w:t>
      </w:r>
      <w:r w:rsidRPr="002E290D">
        <w:rPr>
          <w:color w:val="000000"/>
          <w:szCs w:val="22"/>
          <w:lang w:val="es-CO"/>
        </w:rPr>
        <w:t xml:space="preserve">agrega que las capas </w:t>
      </w:r>
      <w:proofErr w:type="spellStart"/>
      <w:r w:rsidRPr="002E290D">
        <w:rPr>
          <w:color w:val="000000"/>
          <w:szCs w:val="22"/>
          <w:lang w:val="es-CO"/>
        </w:rPr>
        <w:t>convolucionales</w:t>
      </w:r>
      <w:proofErr w:type="spellEnd"/>
      <w:r w:rsidRPr="002E290D">
        <w:rPr>
          <w:color w:val="000000"/>
          <w:szCs w:val="22"/>
          <w:lang w:val="es-CO"/>
        </w:rPr>
        <w:t xml:space="preserve"> de una red neuronal dividen la matriz de entrada en subconjuntos más pequeños mediante operaciones matemáticas con un </w:t>
      </w:r>
      <w:proofErr w:type="spellStart"/>
      <w:r w:rsidRPr="002E290D">
        <w:rPr>
          <w:color w:val="000000"/>
          <w:szCs w:val="22"/>
          <w:lang w:val="es-CO"/>
        </w:rPr>
        <w:t>kernel</w:t>
      </w:r>
      <w:proofErr w:type="spellEnd"/>
      <w:r w:rsidRPr="002E290D">
        <w:rPr>
          <w:color w:val="000000"/>
          <w:szCs w:val="22"/>
          <w:lang w:val="es-CO"/>
        </w:rPr>
        <w:t xml:space="preserve"> o filtro de reducida dimensión.</w:t>
      </w:r>
    </w:p>
    <w:p w14:paraId="313533F7" w14:textId="02F7DA69" w:rsidR="00935EE1" w:rsidRPr="002E290D" w:rsidRDefault="00935EE1" w:rsidP="00E11F0C">
      <w:pPr>
        <w:rPr>
          <w:color w:val="000000"/>
          <w:szCs w:val="22"/>
          <w:lang w:val="es-CO"/>
        </w:rPr>
      </w:pPr>
      <w:r w:rsidRPr="002E290D">
        <w:rPr>
          <w:color w:val="000000"/>
          <w:szCs w:val="22"/>
          <w:lang w:val="es-CO"/>
        </w:rPr>
        <w:t xml:space="preserve">Las </w:t>
      </w:r>
      <w:proofErr w:type="spellStart"/>
      <w:r w:rsidRPr="002E290D">
        <w:rPr>
          <w:color w:val="000000"/>
          <w:szCs w:val="22"/>
          <w:lang w:val="es-CO"/>
        </w:rPr>
        <w:t>CNNs</w:t>
      </w:r>
      <w:proofErr w:type="spellEnd"/>
      <w:r w:rsidRPr="002E290D">
        <w:rPr>
          <w:color w:val="000000"/>
          <w:szCs w:val="22"/>
          <w:lang w:val="es-CO"/>
        </w:rPr>
        <w:t xml:space="preserve">, según </w:t>
      </w:r>
      <w:r w:rsidR="008E4EA7">
        <w:rPr>
          <w:color w:val="000000"/>
          <w:szCs w:val="22"/>
          <w:lang w:val="es-CO"/>
        </w:rPr>
        <w:fldChar w:fldCharType="begin" w:fldLock="1"/>
      </w:r>
      <w:r w:rsidR="008E4EA7">
        <w:rPr>
          <w:color w:val="000000"/>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color w:val="000000"/>
          <w:szCs w:val="22"/>
          <w:lang w:val="es-CO"/>
        </w:rPr>
        <w:fldChar w:fldCharType="separate"/>
      </w:r>
      <w:r w:rsidR="008E4EA7" w:rsidRPr="008E4EA7">
        <w:rPr>
          <w:noProof/>
          <w:color w:val="000000"/>
          <w:szCs w:val="22"/>
          <w:lang w:val="es-CO"/>
        </w:rPr>
        <w:t>(Pérez Cerdeira, 2021)</w:t>
      </w:r>
      <w:r w:rsidR="008E4EA7">
        <w:rPr>
          <w:color w:val="000000"/>
          <w:szCs w:val="22"/>
          <w:lang w:val="es-CO"/>
        </w:rPr>
        <w:fldChar w:fldCharType="end"/>
      </w:r>
      <w:r w:rsidRPr="002E290D">
        <w:rPr>
          <w:szCs w:val="22"/>
          <w:lang w:val="es-CO"/>
        </w:rPr>
        <w:t>,</w:t>
      </w:r>
      <w:r w:rsidR="00CB0AEA">
        <w:rPr>
          <w:szCs w:val="22"/>
          <w:lang w:val="es-CO"/>
        </w:rPr>
        <w:t xml:space="preserve"> </w:t>
      </w:r>
      <w:r w:rsidRPr="002E290D">
        <w:rPr>
          <w:color w:val="000000"/>
          <w:szCs w:val="22"/>
          <w:lang w:val="es-CO"/>
        </w:rPr>
        <w:t xml:space="preserve">representan un enfoque revolucionario en las redes neuronales al reemplazar las multiplicaciones y los pesos unidimensionales utilizados en las redes convencionales, como las </w:t>
      </w:r>
      <w:proofErr w:type="spellStart"/>
      <w:r w:rsidRPr="002E290D">
        <w:rPr>
          <w:color w:val="000000"/>
          <w:szCs w:val="22"/>
          <w:lang w:val="es-CO"/>
        </w:rPr>
        <w:t>fully</w:t>
      </w:r>
      <w:proofErr w:type="spellEnd"/>
      <w:r w:rsidRPr="002E290D">
        <w:rPr>
          <w:color w:val="000000"/>
          <w:szCs w:val="22"/>
          <w:lang w:val="es-CO"/>
        </w:rPr>
        <w:t xml:space="preserve"> </w:t>
      </w:r>
      <w:proofErr w:type="spellStart"/>
      <w:r w:rsidRPr="002E290D">
        <w:rPr>
          <w:color w:val="000000"/>
          <w:szCs w:val="22"/>
          <w:lang w:val="es-CO"/>
        </w:rPr>
        <w:t>connected</w:t>
      </w:r>
      <w:proofErr w:type="spellEnd"/>
      <w:r w:rsidRPr="002E290D">
        <w:rPr>
          <w:color w:val="000000"/>
          <w:szCs w:val="22"/>
          <w:lang w:val="es-CO"/>
        </w:rPr>
        <w:t xml:space="preserve"> o </w:t>
      </w:r>
      <w:proofErr w:type="spellStart"/>
      <w:r w:rsidRPr="002E290D">
        <w:rPr>
          <w:color w:val="000000"/>
          <w:szCs w:val="22"/>
          <w:lang w:val="es-CO"/>
        </w:rPr>
        <w:t>perceptrón</w:t>
      </w:r>
      <w:proofErr w:type="spellEnd"/>
      <w:r w:rsidRPr="002E290D">
        <w:rPr>
          <w:color w:val="000000"/>
          <w:szCs w:val="22"/>
          <w:lang w:val="es-CO"/>
        </w:rPr>
        <w:t xml:space="preserve"> multicapa, por </w:t>
      </w:r>
      <w:proofErr w:type="spellStart"/>
      <w:r w:rsidRPr="002E290D">
        <w:rPr>
          <w:color w:val="000000"/>
          <w:szCs w:val="22"/>
          <w:lang w:val="es-CO"/>
        </w:rPr>
        <w:t>convoluciones</w:t>
      </w:r>
      <w:proofErr w:type="spellEnd"/>
      <w:r w:rsidRPr="002E290D">
        <w:rPr>
          <w:color w:val="000000"/>
          <w:szCs w:val="22"/>
          <w:lang w:val="es-CO"/>
        </w:rPr>
        <w:t xml:space="preserve"> y máscaras de filtros. De manera similar, </w:t>
      </w:r>
      <w:r w:rsidR="00CB0AEA">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Pr>
          <w:color w:val="000000"/>
          <w:szCs w:val="22"/>
          <w:lang w:val="es-CO"/>
        </w:rPr>
        <w:fldChar w:fldCharType="separate"/>
      </w:r>
      <w:r w:rsidR="00CB0AEA" w:rsidRPr="00CB0AEA">
        <w:rPr>
          <w:noProof/>
          <w:color w:val="000000"/>
          <w:szCs w:val="22"/>
          <w:lang w:val="es-CO"/>
        </w:rPr>
        <w:t>(Moreno, 2019)</w:t>
      </w:r>
      <w:r w:rsidR="00CB0AEA">
        <w:rPr>
          <w:color w:val="000000"/>
          <w:szCs w:val="22"/>
          <w:lang w:val="es-CO"/>
        </w:rPr>
        <w:fldChar w:fldCharType="end"/>
      </w:r>
      <w:r w:rsidR="00CB0AEA">
        <w:rPr>
          <w:color w:val="000000"/>
          <w:szCs w:val="22"/>
          <w:lang w:val="es-CO"/>
        </w:rPr>
        <w:t xml:space="preserve"> </w:t>
      </w:r>
      <w:r w:rsidRPr="002E290D">
        <w:rPr>
          <w:color w:val="000000"/>
          <w:szCs w:val="22"/>
          <w:lang w:val="es-CO"/>
        </w:rPr>
        <w:t xml:space="preserve">describe las </w:t>
      </w:r>
      <w:proofErr w:type="spellStart"/>
      <w:r w:rsidRPr="002E290D">
        <w:rPr>
          <w:color w:val="000000"/>
          <w:szCs w:val="22"/>
          <w:lang w:val="es-CO"/>
        </w:rPr>
        <w:t>CNNs</w:t>
      </w:r>
      <w:proofErr w:type="spellEnd"/>
      <w:r w:rsidRPr="002E290D">
        <w:rPr>
          <w:color w:val="000000"/>
          <w:szCs w:val="22"/>
          <w:lang w:val="es-CO"/>
        </w:rPr>
        <w:t xml:space="preserve"> como un conjunto de capas diseñadas para emular el córtex visual del cerebro humano y detectar diversas características en las entradas.</w:t>
      </w:r>
      <w:r w:rsidR="009006A7" w:rsidRPr="002E290D">
        <w:rPr>
          <w:color w:val="000000"/>
          <w:szCs w:val="22"/>
          <w:lang w:val="es-CO"/>
        </w:rPr>
        <w:t xml:space="preserve"> </w:t>
      </w:r>
      <w:r w:rsidRPr="002E290D">
        <w:rPr>
          <w:color w:val="000000"/>
          <w:szCs w:val="22"/>
          <w:lang w:val="es-CO"/>
        </w:rPr>
        <w:t>La figura 1, muestra una representación general de la arquitectura de una CNN.</w:t>
      </w:r>
    </w:p>
    <w:p w14:paraId="61174A7E" w14:textId="77777777" w:rsidR="00935EE1" w:rsidRPr="002E290D" w:rsidRDefault="00935EE1" w:rsidP="00E11F0C">
      <w:pPr>
        <w:rPr>
          <w:color w:val="000000"/>
          <w:szCs w:val="22"/>
          <w:lang w:val="es-CO"/>
        </w:rPr>
      </w:pPr>
    </w:p>
    <w:p w14:paraId="51A85B8E" w14:textId="746ED6A3" w:rsidR="00935EE1" w:rsidRPr="002E290D" w:rsidRDefault="00935EE1" w:rsidP="00D36E21">
      <w:pPr>
        <w:jc w:val="center"/>
        <w:rPr>
          <w:szCs w:val="22"/>
          <w:lang w:val="es-CO"/>
        </w:rPr>
      </w:pPr>
      <w:r w:rsidRPr="00696BB2">
        <w:rPr>
          <w:noProof/>
          <w:lang w:val="en-US" w:eastAsia="en-US"/>
        </w:rPr>
        <w:lastRenderedPageBreak/>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2E290D" w:rsidRDefault="00622BA3" w:rsidP="00D36E21">
      <w:pPr>
        <w:jc w:val="center"/>
        <w:rPr>
          <w:szCs w:val="22"/>
          <w:lang w:val="es-CO"/>
        </w:rPr>
      </w:pPr>
    </w:p>
    <w:p w14:paraId="279484A0" w14:textId="67F6A2DF" w:rsidR="00315EE7" w:rsidRPr="002E290D" w:rsidRDefault="00315EE7" w:rsidP="00D36E21">
      <w:pPr>
        <w:jc w:val="center"/>
        <w:rPr>
          <w:i/>
          <w:szCs w:val="22"/>
          <w:lang w:val="es-CO"/>
        </w:rPr>
      </w:pPr>
      <w:r w:rsidRPr="002E290D">
        <w:rPr>
          <w:i/>
          <w:szCs w:val="22"/>
          <w:lang w:val="es-CO"/>
        </w:rPr>
        <w:t>Figura 1. Representación de la arquitectura general de una CNN.</w:t>
      </w:r>
    </w:p>
    <w:p w14:paraId="42CD3BE4" w14:textId="7239FB25" w:rsidR="00935EE1" w:rsidRPr="002E290D" w:rsidRDefault="00935EE1" w:rsidP="002E290D">
      <w:pPr>
        <w:jc w:val="center"/>
        <w:rPr>
          <w:i/>
          <w:sz w:val="16"/>
          <w:szCs w:val="16"/>
          <w:lang w:val="es-CO"/>
        </w:rPr>
      </w:pPr>
      <w:r w:rsidRPr="002E290D">
        <w:rPr>
          <w:i/>
          <w:sz w:val="16"/>
          <w:szCs w:val="16"/>
          <w:lang w:val="es-CO"/>
        </w:rPr>
        <w:t xml:space="preserve">Fuente: </w:t>
      </w:r>
      <w:hyperlink r:id="rId10" w:history="1">
        <w:r w:rsidRPr="002E290D">
          <w:rPr>
            <w:rStyle w:val="Hipervnculo"/>
            <w:i/>
            <w:sz w:val="16"/>
            <w:szCs w:val="16"/>
            <w:lang w:val="es-CO"/>
          </w:rPr>
          <w:t>https://nafizshahriar.medium.com/what-is-convolutional-neural-network-cnn-deep-learning-b3921bdd82d5</w:t>
        </w:r>
      </w:hyperlink>
    </w:p>
    <w:p w14:paraId="567F637B" w14:textId="77777777" w:rsidR="00935EE1" w:rsidRPr="002E290D" w:rsidRDefault="00935EE1" w:rsidP="00E11F0C">
      <w:pPr>
        <w:rPr>
          <w:szCs w:val="22"/>
          <w:lang w:val="es-CO"/>
        </w:rPr>
      </w:pPr>
    </w:p>
    <w:p w14:paraId="701854BA" w14:textId="2884019A" w:rsidR="00935EE1" w:rsidRPr="002E290D" w:rsidRDefault="00935EE1" w:rsidP="00E11F0C">
      <w:pPr>
        <w:rPr>
          <w:szCs w:val="22"/>
          <w:lang w:val="es-CO"/>
        </w:rPr>
      </w:pPr>
      <w:r w:rsidRPr="002E290D">
        <w:rPr>
          <w:szCs w:val="22"/>
          <w:lang w:val="es-CO"/>
        </w:rPr>
        <w:t xml:space="preserve">El manejo de una red neuronal se divide en dos aspectos importantes, el entrenamiento y la inferencia. El entrenamiento es el proceso mediante el cual la red </w:t>
      </w:r>
      <w:r w:rsidRPr="00462E8E">
        <w:rPr>
          <w:szCs w:val="22"/>
          <w:lang w:val="es-CO"/>
        </w:rPr>
        <w:t>“</w:t>
      </w:r>
      <w:r w:rsidRPr="002E290D">
        <w:rPr>
          <w:szCs w:val="22"/>
          <w:lang w:val="es-CO"/>
        </w:rPr>
        <w:t>aprende” a partir de un conjunto de datos etiquetados de entrada (</w:t>
      </w:r>
      <w:proofErr w:type="spellStart"/>
      <w:r w:rsidRPr="002E290D">
        <w:rPr>
          <w:i/>
          <w:iCs/>
          <w:szCs w:val="22"/>
          <w:lang w:val="es-CO"/>
        </w:rPr>
        <w:t>dataset</w:t>
      </w:r>
      <w:proofErr w:type="spellEnd"/>
      <w:r w:rsidR="004F0B62">
        <w:rPr>
          <w:i/>
          <w:iCs/>
          <w:szCs w:val="22"/>
          <w:lang w:val="es-CO"/>
        </w:rPr>
        <w:t>)</w:t>
      </w:r>
      <w:r w:rsidR="004F0B62">
        <w:rPr>
          <w:lang w:val="es-CO"/>
        </w:rPr>
        <w:t>, c</w:t>
      </w:r>
      <w:r w:rsidR="00D04EAF" w:rsidRPr="002E290D">
        <w:rPr>
          <w:lang w:val="es-CO"/>
        </w:rPr>
        <w:t>on la introducción de cada nuevo dato, la red ajusta progresivamente sus parámetros internos, denominados pesos y sesgos (</w:t>
      </w:r>
      <w:proofErr w:type="spellStart"/>
      <w:r w:rsidR="00D04EAF" w:rsidRPr="002E290D">
        <w:rPr>
          <w:lang w:val="es-CO"/>
        </w:rPr>
        <w:t>weights</w:t>
      </w:r>
      <w:proofErr w:type="spellEnd"/>
      <w:r w:rsidR="00D04EAF" w:rsidRPr="002E290D">
        <w:rPr>
          <w:lang w:val="es-CO"/>
        </w:rPr>
        <w:t xml:space="preserve"> &amp; </w:t>
      </w:r>
      <w:proofErr w:type="spellStart"/>
      <w:r w:rsidR="00D04EAF" w:rsidRPr="002E290D">
        <w:rPr>
          <w:lang w:val="es-CO"/>
        </w:rPr>
        <w:t>biases</w:t>
      </w:r>
      <w:proofErr w:type="spellEnd"/>
      <w:r w:rsidR="00D04EAF" w:rsidRPr="002E290D">
        <w:rPr>
          <w:lang w:val="es-CO"/>
        </w:rPr>
        <w:t xml:space="preserve">), con el objetivo de minimizar una función de pérdida. </w:t>
      </w:r>
      <w:r w:rsidRPr="002E290D">
        <w:rPr>
          <w:szCs w:val="22"/>
          <w:lang w:val="es-CO"/>
        </w:rPr>
        <w:t>E</w:t>
      </w:r>
      <w:r w:rsidR="00FE1AD6" w:rsidRPr="002E290D">
        <w:rPr>
          <w:szCs w:val="22"/>
          <w:lang w:val="es-CO"/>
        </w:rPr>
        <w:t>ste</w:t>
      </w:r>
      <w:r w:rsidRPr="002E290D">
        <w:rPr>
          <w:szCs w:val="22"/>
          <w:lang w:val="es-CO"/>
        </w:rPr>
        <w:t xml:space="preserve"> ajuste (minimización de la función de pérdida) se logra comparando la diferencia entre las predicciones de la red y los valores reales definidos por las etiquetas del </w:t>
      </w:r>
      <w:proofErr w:type="spellStart"/>
      <w:r w:rsidRPr="002E290D">
        <w:rPr>
          <w:szCs w:val="22"/>
          <w:lang w:val="es-CO"/>
        </w:rPr>
        <w:t>dataset</w:t>
      </w:r>
      <w:proofErr w:type="spellEnd"/>
      <w:r w:rsidRPr="002E290D">
        <w:rPr>
          <w:szCs w:val="22"/>
          <w:lang w:val="es-CO"/>
        </w:rPr>
        <w:t xml:space="preserve"> de entrenamiento. Por otro lado, la inferencia es el proceso en el que se pone en funcionamiento realmente la red entrenada. Allí se introducen nuevos datos de entrada a la red y esta debe realizar la respectiva predicción o clasificación de clases.</w:t>
      </w:r>
      <w:r w:rsidR="00BC1B87">
        <w:rPr>
          <w:szCs w:val="22"/>
          <w:lang w:val="es-CO"/>
        </w:rPr>
        <w:t xml:space="preserve"> Esto se puede visualizar en la figura 2.</w:t>
      </w:r>
    </w:p>
    <w:p w14:paraId="707744C0" w14:textId="540ADCE9" w:rsidR="00935EE1" w:rsidRPr="002E290D" w:rsidRDefault="00935EE1" w:rsidP="00E11F0C">
      <w:pPr>
        <w:rPr>
          <w:szCs w:val="22"/>
          <w:lang w:val="es-CO"/>
        </w:rPr>
      </w:pPr>
    </w:p>
    <w:p w14:paraId="78AD3DFF" w14:textId="6747AEB4" w:rsidR="00DA7228" w:rsidRPr="002E290D" w:rsidRDefault="00DA7228" w:rsidP="00DA7228">
      <w:pPr>
        <w:rPr>
          <w:rFonts w:cs="Arial"/>
          <w:bCs/>
          <w:iCs/>
          <w:szCs w:val="22"/>
          <w:lang w:val="es-CO"/>
        </w:rPr>
      </w:pPr>
      <w:r w:rsidRPr="002E290D">
        <w:rPr>
          <w:rFonts w:cs="Arial"/>
          <w:bCs/>
          <w:iCs/>
          <w:szCs w:val="22"/>
          <w:lang w:val="es-CO"/>
        </w:rPr>
        <w:t xml:space="preserve">Para la implementación de una CNN pueden existir dos niveles, el nivel de hardware y el nivel de aplicación. El primero involucra la plataforma de hardware que corre la red neuronal, mientras la otra incluye solo el nivel de aplicación.  </w:t>
      </w:r>
    </w:p>
    <w:p w14:paraId="3FC9B4C1" w14:textId="77777777" w:rsidR="00DA7228" w:rsidRPr="002E290D" w:rsidRDefault="00DA7228" w:rsidP="00E11F0C">
      <w:pPr>
        <w:rPr>
          <w:szCs w:val="22"/>
          <w:lang w:val="es-CO"/>
        </w:rPr>
      </w:pPr>
    </w:p>
    <w:p w14:paraId="4118B28C" w14:textId="2E08A6C9" w:rsidR="00935EE1" w:rsidRPr="002E290D" w:rsidRDefault="00935EE1" w:rsidP="00961C8C">
      <w:pPr>
        <w:jc w:val="center"/>
        <w:rPr>
          <w:szCs w:val="22"/>
          <w:lang w:val="es-CO"/>
        </w:rPr>
      </w:pPr>
      <w:r w:rsidRPr="00696BB2">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2E290D" w:rsidRDefault="00622BA3" w:rsidP="00961C8C">
      <w:pPr>
        <w:jc w:val="center"/>
        <w:rPr>
          <w:szCs w:val="22"/>
          <w:lang w:val="es-CO"/>
        </w:rPr>
      </w:pPr>
    </w:p>
    <w:p w14:paraId="7DF65161" w14:textId="25334932" w:rsidR="00315EE7" w:rsidRPr="002E290D" w:rsidRDefault="00315EE7" w:rsidP="0002591F">
      <w:pPr>
        <w:jc w:val="center"/>
        <w:rPr>
          <w:i/>
          <w:szCs w:val="22"/>
          <w:lang w:val="es-CO"/>
        </w:rPr>
      </w:pPr>
      <w:r w:rsidRPr="002E290D">
        <w:rPr>
          <w:i/>
          <w:szCs w:val="22"/>
          <w:lang w:val="es-CO"/>
        </w:rPr>
        <w:t>Figura 2. Procesos de entrenamiento e inferencia de una ANN.</w:t>
      </w:r>
    </w:p>
    <w:p w14:paraId="7E51F629" w14:textId="0B9BF76D" w:rsidR="00622BA3" w:rsidRPr="002E290D" w:rsidRDefault="00935EE1" w:rsidP="002E290D">
      <w:pPr>
        <w:jc w:val="center"/>
        <w:rPr>
          <w:i/>
          <w:color w:val="0563C1" w:themeColor="hyperlink"/>
          <w:sz w:val="16"/>
          <w:szCs w:val="16"/>
          <w:u w:val="single"/>
          <w:lang w:val="es-CO"/>
        </w:rPr>
      </w:pPr>
      <w:r w:rsidRPr="002E290D">
        <w:rPr>
          <w:i/>
          <w:sz w:val="16"/>
          <w:szCs w:val="16"/>
          <w:lang w:val="es-CO"/>
        </w:rPr>
        <w:t xml:space="preserve">Fuente: </w:t>
      </w:r>
      <w:hyperlink r:id="rId13" w:history="1">
        <w:r w:rsidRPr="002E290D">
          <w:rPr>
            <w:rStyle w:val="Hipervnculo"/>
            <w:i/>
            <w:sz w:val="16"/>
            <w:szCs w:val="16"/>
            <w:lang w:val="es-CO"/>
          </w:rPr>
          <w:t>https://mitxpc.com/pages/ai-inference-applying-deep-neural-network-training</w:t>
        </w:r>
      </w:hyperlink>
    </w:p>
    <w:p w14:paraId="2027DCAE" w14:textId="77777777" w:rsidR="00935EE1" w:rsidRPr="002E290D" w:rsidRDefault="00935EE1" w:rsidP="00E11F0C">
      <w:pPr>
        <w:rPr>
          <w:i/>
          <w:sz w:val="16"/>
          <w:szCs w:val="16"/>
          <w:lang w:val="es-CO"/>
        </w:rPr>
      </w:pPr>
    </w:p>
    <w:p w14:paraId="3449AFB1" w14:textId="04FA9F47" w:rsidR="00935EE1" w:rsidRPr="002E290D" w:rsidRDefault="00CB0AEA" w:rsidP="00126A3B">
      <w:pPr>
        <w:rPr>
          <w:color w:val="000000"/>
          <w:szCs w:val="22"/>
          <w:lang w:val="es-CO"/>
        </w:rPr>
      </w:pPr>
      <w:r w:rsidRPr="002E290D">
        <w:rPr>
          <w:color w:val="000000"/>
          <w:szCs w:val="22"/>
          <w:lang w:val="es-CO"/>
        </w:rPr>
        <w:fldChar w:fldCharType="begin" w:fldLock="1"/>
      </w:r>
      <w:r w:rsidR="00BE22B5">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Pr="002E290D">
        <w:rPr>
          <w:color w:val="000000"/>
          <w:szCs w:val="22"/>
          <w:lang w:val="es-CO"/>
        </w:rPr>
        <w:fldChar w:fldCharType="separate"/>
      </w:r>
      <w:r w:rsidRPr="002E290D">
        <w:rPr>
          <w:noProof/>
          <w:color w:val="000000"/>
          <w:szCs w:val="22"/>
          <w:lang w:val="es-CO"/>
        </w:rPr>
        <w:t>(Moreno, 2019)</w:t>
      </w:r>
      <w:r w:rsidRPr="002E290D">
        <w:rPr>
          <w:color w:val="000000"/>
          <w:szCs w:val="22"/>
          <w:lang w:val="es-CO"/>
        </w:rPr>
        <w:fldChar w:fldCharType="end"/>
      </w:r>
      <w:r>
        <w:rPr>
          <w:color w:val="000000"/>
          <w:szCs w:val="22"/>
          <w:lang w:val="es-CO"/>
        </w:rPr>
        <w:t xml:space="preserve"> </w:t>
      </w:r>
      <w:r w:rsidR="00935EE1" w:rsidRPr="002E290D">
        <w:rPr>
          <w:color w:val="000000"/>
          <w:szCs w:val="22"/>
          <w:lang w:val="es-CO"/>
        </w:rPr>
        <w:t>indica que, en el campo de la inteligencia artificial, existen diversos entornos de desarrollo, entre los que destacan Python</w:t>
      </w:r>
      <w:r w:rsidR="00002FE4" w:rsidRPr="002E290D">
        <w:rPr>
          <w:color w:val="000000"/>
          <w:szCs w:val="22"/>
          <w:lang w:val="es-CO"/>
        </w:rPr>
        <w:t xml:space="preserve"> y </w:t>
      </w:r>
      <w:r w:rsidR="00935EE1" w:rsidRPr="002E290D">
        <w:rPr>
          <w:color w:val="000000"/>
          <w:szCs w:val="22"/>
          <w:lang w:val="es-CO"/>
        </w:rPr>
        <w:t xml:space="preserve">Matlab. Para el caso de Python existen plataformas como </w:t>
      </w:r>
      <w:proofErr w:type="spellStart"/>
      <w:r w:rsidR="00935EE1" w:rsidRPr="002E290D">
        <w:rPr>
          <w:color w:val="000000"/>
          <w:szCs w:val="22"/>
          <w:lang w:val="es-CO"/>
        </w:rPr>
        <w:t>TensorFlow</w:t>
      </w:r>
      <w:proofErr w:type="spellEnd"/>
      <w:r w:rsidR="00935EE1" w:rsidRPr="002E290D">
        <w:rPr>
          <w:color w:val="000000"/>
          <w:szCs w:val="22"/>
          <w:lang w:val="es-CO"/>
        </w:rPr>
        <w:t xml:space="preserve"> o </w:t>
      </w:r>
      <w:proofErr w:type="spellStart"/>
      <w:r w:rsidR="00935EE1" w:rsidRPr="002E290D">
        <w:rPr>
          <w:color w:val="000000"/>
          <w:szCs w:val="22"/>
          <w:lang w:val="es-CO"/>
        </w:rPr>
        <w:t>Pythorch</w:t>
      </w:r>
      <w:proofErr w:type="spellEnd"/>
      <w:r w:rsidR="00935EE1" w:rsidRPr="002E290D">
        <w:rPr>
          <w:color w:val="000000"/>
          <w:szCs w:val="22"/>
          <w:lang w:val="es-CO"/>
        </w:rPr>
        <w:t>, que permiten construir, entrenar y evaluar modelos de aprendizaje automático, a través de una serie de librerías.</w:t>
      </w:r>
    </w:p>
    <w:p w14:paraId="1C4259A1" w14:textId="77777777" w:rsidR="00935EE1" w:rsidRPr="002E290D" w:rsidRDefault="00935EE1" w:rsidP="00E11F0C">
      <w:pPr>
        <w:rPr>
          <w:szCs w:val="22"/>
          <w:lang w:val="es-CO"/>
        </w:rPr>
      </w:pPr>
    </w:p>
    <w:p w14:paraId="38752DC3" w14:textId="17AC78B8" w:rsidR="00935EE1" w:rsidRPr="002E290D" w:rsidRDefault="00935EE1" w:rsidP="00E11F0C">
      <w:pPr>
        <w:rPr>
          <w:szCs w:val="22"/>
          <w:u w:val="single"/>
          <w:lang w:val="es-CO"/>
        </w:rPr>
      </w:pPr>
      <w:r w:rsidRPr="002E290D">
        <w:rPr>
          <w:szCs w:val="22"/>
          <w:u w:val="single"/>
          <w:lang w:val="es-CO"/>
        </w:rPr>
        <w:t xml:space="preserve">Confiabilidad de una Red Neuronal </w:t>
      </w:r>
      <w:proofErr w:type="spellStart"/>
      <w:r w:rsidRPr="002E290D">
        <w:rPr>
          <w:szCs w:val="22"/>
          <w:u w:val="single"/>
          <w:lang w:val="es-CO"/>
        </w:rPr>
        <w:t>Convolucional</w:t>
      </w:r>
      <w:proofErr w:type="spellEnd"/>
      <w:r w:rsidRPr="002E290D">
        <w:rPr>
          <w:szCs w:val="22"/>
          <w:u w:val="single"/>
          <w:lang w:val="es-CO"/>
        </w:rPr>
        <w:t xml:space="preserve"> </w:t>
      </w:r>
    </w:p>
    <w:p w14:paraId="07D34ABA" w14:textId="77777777" w:rsidR="00346818" w:rsidRPr="002E290D" w:rsidRDefault="00346818" w:rsidP="00E11F0C">
      <w:pPr>
        <w:rPr>
          <w:szCs w:val="22"/>
          <w:lang w:val="es-CO"/>
        </w:rPr>
      </w:pPr>
    </w:p>
    <w:p w14:paraId="02695521" w14:textId="1DBD0FEE" w:rsidR="00935EE1" w:rsidRPr="002E290D" w:rsidRDefault="00346818" w:rsidP="00E11F0C">
      <w:pPr>
        <w:rPr>
          <w:szCs w:val="22"/>
          <w:lang w:val="es-CO"/>
        </w:rPr>
      </w:pPr>
      <w:r w:rsidRPr="002E290D">
        <w:rPr>
          <w:szCs w:val="22"/>
          <w:lang w:val="es-CO"/>
        </w:rPr>
        <w:t xml:space="preserve">La confiabilidad en una red neuronal se refiere a la capacidad de la red para producir resultados consistentes y precisos en una amplia variedad de situaciones y datos de entrada, que pueden estar asociados con la aplicación. Para las aplicaciones de misión crítica este aspecto resulta fundamental ya que un fallo puede desencadenar efectos adversos no deseados </w:t>
      </w:r>
      <w:r w:rsidR="008E4EA7">
        <w:rPr>
          <w:szCs w:val="22"/>
          <w:lang w:val="es-CO"/>
        </w:rPr>
        <w:fldChar w:fldCharType="begin" w:fldLock="1"/>
      </w:r>
      <w:r w:rsidR="005659BA">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8E4EA7">
        <w:rPr>
          <w:szCs w:val="22"/>
          <w:lang w:val="es-CO"/>
        </w:rPr>
        <w:fldChar w:fldCharType="separate"/>
      </w:r>
      <w:r w:rsidR="008E4EA7" w:rsidRPr="008E4EA7">
        <w:rPr>
          <w:noProof/>
          <w:szCs w:val="22"/>
          <w:lang w:val="es-CO"/>
        </w:rPr>
        <w:t>(Hernández et al., 2022)</w:t>
      </w:r>
      <w:r w:rsidR="008E4EA7">
        <w:rPr>
          <w:szCs w:val="22"/>
          <w:lang w:val="es-CO"/>
        </w:rPr>
        <w:fldChar w:fldCharType="end"/>
      </w:r>
      <w:r w:rsidRPr="002E290D">
        <w:rPr>
          <w:szCs w:val="22"/>
          <w:lang w:val="es-CO"/>
        </w:rPr>
        <w:t>.</w:t>
      </w:r>
    </w:p>
    <w:p w14:paraId="78D5B1D8" w14:textId="77777777" w:rsidR="00346818" w:rsidRPr="002E290D" w:rsidRDefault="00346818" w:rsidP="00E11F0C">
      <w:pPr>
        <w:rPr>
          <w:szCs w:val="22"/>
          <w:lang w:val="es-CO"/>
        </w:rPr>
      </w:pPr>
    </w:p>
    <w:p w14:paraId="5F967672" w14:textId="2EBB7978" w:rsidR="004D0C97" w:rsidRPr="002E290D" w:rsidRDefault="00935EE1" w:rsidP="00E11F0C">
      <w:pPr>
        <w:rPr>
          <w:szCs w:val="22"/>
          <w:lang w:val="es-CO"/>
        </w:rPr>
      </w:pPr>
      <w:r w:rsidRPr="002E290D">
        <w:rPr>
          <w:szCs w:val="22"/>
          <w:lang w:val="es-CO"/>
        </w:rPr>
        <w:t xml:space="preserve">Las </w:t>
      </w:r>
      <w:proofErr w:type="spellStart"/>
      <w:r w:rsidRPr="002E290D">
        <w:rPr>
          <w:szCs w:val="22"/>
          <w:lang w:val="es-CO"/>
        </w:rPr>
        <w:t>CNNs</w:t>
      </w:r>
      <w:proofErr w:type="spellEnd"/>
      <w:r w:rsidRPr="002E290D">
        <w:rPr>
          <w:szCs w:val="22"/>
          <w:lang w:val="es-CO"/>
        </w:rPr>
        <w:t xml:space="preserve"> son</w:t>
      </w:r>
      <w:r w:rsidR="00346818" w:rsidRPr="002E290D">
        <w:rPr>
          <w:szCs w:val="22"/>
          <w:lang w:val="es-CO"/>
        </w:rPr>
        <w:t xml:space="preserve"> por naturaleza,</w:t>
      </w:r>
      <w:r w:rsidRPr="002E290D">
        <w:rPr>
          <w:szCs w:val="22"/>
          <w:lang w:val="es-CO"/>
        </w:rPr>
        <w:t xml:space="preserve"> arquitecturas de aprendizaje profundo altamente </w:t>
      </w:r>
      <w:proofErr w:type="spellStart"/>
      <w:r w:rsidRPr="002E290D">
        <w:rPr>
          <w:szCs w:val="22"/>
          <w:lang w:val="es-CO"/>
        </w:rPr>
        <w:t>resilientes</w:t>
      </w:r>
      <w:proofErr w:type="spellEnd"/>
      <w:r w:rsidRPr="002E290D">
        <w:rPr>
          <w:szCs w:val="22"/>
          <w:lang w:val="es-CO"/>
        </w:rPr>
        <w:t xml:space="preserve"> gracias a sus capacidades de generalización, tolerancia al ruido y su aprendizaje adaptativo. Sin embargo, su confiabilidad puede verse vulnerada por eventos como errores en la programación, errores en los datos de entrenamiento, </w:t>
      </w:r>
      <w:r w:rsidR="004D0C97" w:rsidRPr="00462E8E">
        <w:rPr>
          <w:szCs w:val="22"/>
          <w:lang w:val="es-CO"/>
        </w:rPr>
        <w:t>sobreajuste (</w:t>
      </w:r>
      <w:proofErr w:type="spellStart"/>
      <w:r w:rsidR="004D0C97" w:rsidRPr="00462E8E">
        <w:rPr>
          <w:szCs w:val="22"/>
          <w:lang w:val="es-CO"/>
        </w:rPr>
        <w:t>overfitting</w:t>
      </w:r>
      <w:proofErr w:type="spellEnd"/>
      <w:r w:rsidR="004D0C97" w:rsidRPr="002E290D">
        <w:rPr>
          <w:szCs w:val="22"/>
          <w:lang w:val="es-CO"/>
        </w:rPr>
        <w:t xml:space="preserve">), errores de </w:t>
      </w:r>
      <w:proofErr w:type="spellStart"/>
      <w:r w:rsidR="004D0C97" w:rsidRPr="002E290D">
        <w:rPr>
          <w:szCs w:val="22"/>
          <w:lang w:val="es-CO"/>
        </w:rPr>
        <w:t>preprocesamiento</w:t>
      </w:r>
      <w:proofErr w:type="spellEnd"/>
      <w:r w:rsidR="004D0C97" w:rsidRPr="002E290D">
        <w:rPr>
          <w:szCs w:val="22"/>
          <w:lang w:val="es-CO"/>
        </w:rPr>
        <w:t xml:space="preserve"> de datos, </w:t>
      </w:r>
      <w:r w:rsidRPr="002E290D">
        <w:rPr>
          <w:szCs w:val="22"/>
          <w:lang w:val="es-CO"/>
        </w:rPr>
        <w:t xml:space="preserve">errores en la arquitectura de la red, </w:t>
      </w:r>
      <w:proofErr w:type="spellStart"/>
      <w:r w:rsidR="004D0C97" w:rsidRPr="002E290D">
        <w:rPr>
          <w:szCs w:val="22"/>
          <w:lang w:val="es-CO"/>
        </w:rPr>
        <w:t>hiperp</w:t>
      </w:r>
      <w:r w:rsidR="00346818" w:rsidRPr="002E290D">
        <w:rPr>
          <w:szCs w:val="22"/>
          <w:lang w:val="es-CO"/>
        </w:rPr>
        <w:t>a</w:t>
      </w:r>
      <w:r w:rsidR="004D0C97" w:rsidRPr="002E290D">
        <w:rPr>
          <w:szCs w:val="22"/>
          <w:lang w:val="es-CO"/>
        </w:rPr>
        <w:t>r</w:t>
      </w:r>
      <w:r w:rsidR="00346818" w:rsidRPr="002E290D">
        <w:rPr>
          <w:szCs w:val="22"/>
          <w:lang w:val="es-CO"/>
        </w:rPr>
        <w:t>á</w:t>
      </w:r>
      <w:r w:rsidR="004D0C97" w:rsidRPr="002E290D">
        <w:rPr>
          <w:szCs w:val="22"/>
          <w:lang w:val="es-CO"/>
        </w:rPr>
        <w:t>metros</w:t>
      </w:r>
      <w:proofErr w:type="spellEnd"/>
      <w:r w:rsidR="004D0C97" w:rsidRPr="002E290D">
        <w:rPr>
          <w:szCs w:val="22"/>
          <w:lang w:val="es-CO"/>
        </w:rPr>
        <w:t xml:space="preserve"> incorrectos, problemas de optimización, requisitos de hardware</w:t>
      </w:r>
      <w:r w:rsidR="00346818" w:rsidRPr="002E290D">
        <w:rPr>
          <w:szCs w:val="22"/>
          <w:lang w:val="es-CO"/>
        </w:rPr>
        <w:t xml:space="preserve"> inadecuados</w:t>
      </w:r>
      <w:r w:rsidR="004D0C97" w:rsidRPr="002E290D">
        <w:rPr>
          <w:szCs w:val="22"/>
          <w:lang w:val="es-CO"/>
        </w:rPr>
        <w:t xml:space="preserve">, bug </w:t>
      </w:r>
      <w:r w:rsidR="00BE4BA7" w:rsidRPr="002E290D">
        <w:rPr>
          <w:szCs w:val="22"/>
          <w:lang w:val="es-CO"/>
        </w:rPr>
        <w:t>en el código</w:t>
      </w:r>
      <w:r w:rsidR="004D0C97" w:rsidRPr="002E290D">
        <w:rPr>
          <w:szCs w:val="22"/>
          <w:lang w:val="es-CO"/>
        </w:rPr>
        <w:t xml:space="preserve">, </w:t>
      </w:r>
      <w:r w:rsidRPr="002E290D">
        <w:rPr>
          <w:szCs w:val="22"/>
          <w:lang w:val="es-CO"/>
        </w:rPr>
        <w:t>errores de hardware</w:t>
      </w:r>
      <w:r w:rsidR="004D0C97" w:rsidRPr="002E290D">
        <w:rPr>
          <w:szCs w:val="22"/>
          <w:lang w:val="es-CO"/>
        </w:rPr>
        <w:t xml:space="preserve">, </w:t>
      </w:r>
      <w:r w:rsidRPr="002E290D">
        <w:rPr>
          <w:szCs w:val="22"/>
          <w:lang w:val="es-CO"/>
        </w:rPr>
        <w:t>ataques maliciosos</w:t>
      </w:r>
      <w:r w:rsidR="00BE4BA7" w:rsidRPr="002E290D">
        <w:rPr>
          <w:szCs w:val="22"/>
          <w:lang w:val="es-CO"/>
        </w:rPr>
        <w:t>,</w:t>
      </w:r>
      <w:r w:rsidR="004D0C97" w:rsidRPr="002E290D">
        <w:rPr>
          <w:szCs w:val="22"/>
          <w:lang w:val="es-CO"/>
        </w:rPr>
        <w:t xml:space="preserve"> entre otros</w:t>
      </w:r>
      <w:r w:rsidRPr="002E290D">
        <w:rPr>
          <w:szCs w:val="22"/>
          <w:lang w:val="es-CO"/>
        </w:rPr>
        <w:t xml:space="preserve">. </w:t>
      </w:r>
    </w:p>
    <w:p w14:paraId="23210D68" w14:textId="77777777" w:rsidR="00935EE1" w:rsidRPr="002E290D" w:rsidRDefault="00935EE1" w:rsidP="00E11F0C">
      <w:pPr>
        <w:rPr>
          <w:szCs w:val="22"/>
          <w:lang w:val="es-CO"/>
        </w:rPr>
      </w:pPr>
    </w:p>
    <w:p w14:paraId="4C60417F" w14:textId="7918EC95" w:rsidR="00DA7228" w:rsidRDefault="00935EE1" w:rsidP="00DA7228">
      <w:pPr>
        <w:rPr>
          <w:rFonts w:cs="Arial"/>
          <w:bCs/>
          <w:iCs/>
          <w:szCs w:val="22"/>
          <w:lang w:val="es-CO"/>
        </w:rPr>
      </w:pPr>
      <w:r w:rsidRPr="002E290D">
        <w:rPr>
          <w:szCs w:val="22"/>
          <w:lang w:val="es-CO"/>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2E290D">
        <w:rPr>
          <w:i/>
          <w:iCs/>
          <w:szCs w:val="22"/>
          <w:lang w:val="es-CO"/>
        </w:rPr>
        <w:t xml:space="preserve">Golden </w:t>
      </w:r>
      <w:proofErr w:type="spellStart"/>
      <w:r w:rsidRPr="002E290D">
        <w:rPr>
          <w:i/>
          <w:iCs/>
          <w:szCs w:val="22"/>
          <w:lang w:val="es-CO"/>
        </w:rPr>
        <w:t>Model</w:t>
      </w:r>
      <w:proofErr w:type="spellEnd"/>
      <w:r w:rsidRPr="002E290D">
        <w:rPr>
          <w:szCs w:val="22"/>
          <w:lang w:val="es-CO"/>
        </w:rPr>
        <w:t>”</w:t>
      </w:r>
      <w:r w:rsidR="00696BB2">
        <w:rPr>
          <w:szCs w:val="22"/>
          <w:lang w:val="es-CO"/>
        </w:rPr>
        <w:t>, esto se puede visualizar en la figura 3</w:t>
      </w:r>
      <w:r w:rsidRPr="002E290D">
        <w:rPr>
          <w:szCs w:val="22"/>
          <w:lang w:val="es-CO"/>
        </w:rPr>
        <w:t>.</w:t>
      </w:r>
      <w:r w:rsidR="00DA7228" w:rsidRPr="002E290D">
        <w:rPr>
          <w:szCs w:val="22"/>
          <w:lang w:val="es-CO"/>
        </w:rPr>
        <w:t xml:space="preserve">  </w:t>
      </w:r>
      <w:r w:rsidR="00DA7228" w:rsidRPr="002E290D">
        <w:rPr>
          <w:rFonts w:cs="Arial"/>
          <w:bCs/>
          <w:iCs/>
          <w:szCs w:val="22"/>
          <w:lang w:val="es-CO"/>
        </w:rPr>
        <w:t>Evaluar</w:t>
      </w:r>
      <w:r w:rsidR="003113B1" w:rsidRPr="002E290D">
        <w:rPr>
          <w:rFonts w:cs="Arial"/>
          <w:bCs/>
          <w:iCs/>
          <w:szCs w:val="22"/>
          <w:lang w:val="es-CO"/>
        </w:rPr>
        <w:t xml:space="preserve"> </w:t>
      </w:r>
      <w:r w:rsidR="00DA7228" w:rsidRPr="002E290D">
        <w:rPr>
          <w:rFonts w:cs="Arial"/>
          <w:bCs/>
          <w:iCs/>
          <w:szCs w:val="22"/>
          <w:lang w:val="es-CO"/>
        </w:rPr>
        <w:t xml:space="preserve">la confiabilidad puede tener </w:t>
      </w:r>
      <w:r w:rsidR="00696BB2" w:rsidRPr="00696BB2">
        <w:rPr>
          <w:rFonts w:cs="Arial"/>
          <w:bCs/>
          <w:iCs/>
          <w:szCs w:val="22"/>
          <w:lang w:val="es-CO"/>
        </w:rPr>
        <w:t>además</w:t>
      </w:r>
      <w:r w:rsidR="003113B1" w:rsidRPr="002E290D">
        <w:rPr>
          <w:rFonts w:cs="Arial"/>
          <w:bCs/>
          <w:iCs/>
          <w:szCs w:val="22"/>
          <w:lang w:val="es-CO"/>
        </w:rPr>
        <w:t xml:space="preserve"> </w:t>
      </w:r>
      <w:r w:rsidR="00DA7228" w:rsidRPr="002E290D">
        <w:rPr>
          <w:rFonts w:cs="Arial"/>
          <w:bCs/>
          <w:iCs/>
          <w:szCs w:val="22"/>
          <w:lang w:val="es-CO"/>
        </w:rPr>
        <w:t xml:space="preserve">como objetivo, el nivel de aplicación (modelo de la CNN independiente de la tecnología) y el sistema completo que incluiría tanto el modelo de la red como la plataforma de hardware. </w:t>
      </w:r>
    </w:p>
    <w:p w14:paraId="10CFFED2" w14:textId="166F71FE" w:rsidR="00696BB2" w:rsidRDefault="00696BB2" w:rsidP="00DA7228">
      <w:pPr>
        <w:rPr>
          <w:rFonts w:cs="Arial"/>
          <w:bCs/>
          <w:iCs/>
          <w:szCs w:val="22"/>
          <w:lang w:val="es-CO"/>
        </w:rPr>
      </w:pPr>
    </w:p>
    <w:p w14:paraId="3A61D170" w14:textId="77777777" w:rsidR="00696BB2" w:rsidRPr="0082681E" w:rsidRDefault="00696BB2" w:rsidP="00696BB2">
      <w:pPr>
        <w:jc w:val="center"/>
        <w:rPr>
          <w:szCs w:val="22"/>
          <w:lang w:val="es-CO"/>
        </w:rPr>
      </w:pPr>
      <w:r w:rsidRPr="0082681E">
        <w:rPr>
          <w:noProof/>
          <w:szCs w:val="22"/>
          <w:lang w:val="en-US" w:eastAsia="en-US"/>
        </w:rPr>
        <w:drawing>
          <wp:inline distT="0" distB="0" distL="0" distR="0" wp14:anchorId="3C5F0541" wp14:editId="24596216">
            <wp:extent cx="3754909" cy="1684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64180" cy="1688178"/>
                    </a:xfrm>
                    <a:prstGeom prst="rect">
                      <a:avLst/>
                    </a:prstGeom>
                    <a:noFill/>
                  </pic:spPr>
                </pic:pic>
              </a:graphicData>
            </a:graphic>
          </wp:inline>
        </w:drawing>
      </w:r>
    </w:p>
    <w:p w14:paraId="55AC8509" w14:textId="77777777" w:rsidR="00696BB2" w:rsidRPr="0082681E" w:rsidRDefault="00696BB2" w:rsidP="00696BB2">
      <w:pPr>
        <w:jc w:val="center"/>
        <w:rPr>
          <w:szCs w:val="22"/>
          <w:lang w:val="es-CO"/>
        </w:rPr>
      </w:pPr>
    </w:p>
    <w:p w14:paraId="567891D2" w14:textId="77777777" w:rsidR="00696BB2" w:rsidRPr="0082681E" w:rsidRDefault="00696BB2" w:rsidP="00696BB2">
      <w:pPr>
        <w:jc w:val="center"/>
        <w:rPr>
          <w:i/>
          <w:szCs w:val="22"/>
          <w:lang w:val="es-CO"/>
        </w:rPr>
      </w:pPr>
    </w:p>
    <w:p w14:paraId="6A7F002D" w14:textId="77777777" w:rsidR="00696BB2" w:rsidRPr="0082681E" w:rsidRDefault="00696BB2" w:rsidP="00696BB2">
      <w:pPr>
        <w:jc w:val="center"/>
        <w:rPr>
          <w:i/>
          <w:szCs w:val="22"/>
          <w:lang w:val="es-CO"/>
        </w:rPr>
      </w:pPr>
      <w:r w:rsidRPr="0082681E">
        <w:rPr>
          <w:i/>
          <w:szCs w:val="22"/>
          <w:lang w:val="es-CO"/>
        </w:rPr>
        <w:t>Figura 3. Esquema de inyección de fallos y evaluación de la confiabilidad.</w:t>
      </w:r>
    </w:p>
    <w:p w14:paraId="2536A4DA" w14:textId="77777777" w:rsidR="00696BB2" w:rsidRPr="0082681E" w:rsidRDefault="00696BB2" w:rsidP="00696BB2">
      <w:pPr>
        <w:jc w:val="center"/>
        <w:rPr>
          <w:i/>
          <w:sz w:val="16"/>
          <w:szCs w:val="16"/>
          <w:lang w:val="es-CO"/>
        </w:rPr>
      </w:pPr>
      <w:r w:rsidRPr="0082681E">
        <w:rPr>
          <w:i/>
          <w:sz w:val="16"/>
          <w:szCs w:val="16"/>
          <w:lang w:val="es-CO"/>
        </w:rPr>
        <w:t xml:space="preserve">Fuente: </w:t>
      </w:r>
      <w:hyperlink r:id="rId16" w:history="1">
        <w:r w:rsidRPr="0082681E">
          <w:rPr>
            <w:rStyle w:val="Hipervnculo"/>
            <w:i/>
            <w:sz w:val="16"/>
            <w:szCs w:val="16"/>
            <w:lang w:val="es-CO"/>
          </w:rPr>
          <w:t>https://link.springer.com/chapter/10.1007/978-1-4419-7548-5_4</w:t>
        </w:r>
      </w:hyperlink>
    </w:p>
    <w:p w14:paraId="4C74DD7D" w14:textId="77777777" w:rsidR="00696BB2" w:rsidRPr="002E290D" w:rsidRDefault="00696BB2" w:rsidP="00DA7228">
      <w:pPr>
        <w:rPr>
          <w:szCs w:val="22"/>
          <w:lang w:val="es-CO"/>
        </w:rPr>
      </w:pPr>
    </w:p>
    <w:p w14:paraId="48EE304D" w14:textId="7F61CC10" w:rsidR="006D32CA" w:rsidRPr="002E290D" w:rsidRDefault="006D32CA" w:rsidP="00E11F0C">
      <w:pPr>
        <w:rPr>
          <w:szCs w:val="22"/>
          <w:lang w:val="es-CO"/>
        </w:rPr>
      </w:pPr>
    </w:p>
    <w:p w14:paraId="15A4CBDA" w14:textId="31FB351B" w:rsidR="00504390" w:rsidRDefault="00504390" w:rsidP="00E11F0C">
      <w:pPr>
        <w:rPr>
          <w:szCs w:val="22"/>
          <w:lang w:val="es-CO"/>
        </w:rPr>
      </w:pPr>
      <w:r w:rsidRPr="00504390">
        <w:rPr>
          <w:szCs w:val="22"/>
          <w:lang w:val="es-CO"/>
        </w:rPr>
        <w:lastRenderedPageBreak/>
        <w:t xml:space="preserve">Una de las técnicas para evaluar </w:t>
      </w:r>
      <w:r>
        <w:rPr>
          <w:szCs w:val="22"/>
          <w:lang w:val="es-CO"/>
        </w:rPr>
        <w:t>la confiabilidad de algún sistema</w:t>
      </w:r>
      <w:r w:rsidRPr="00504390">
        <w:rPr>
          <w:szCs w:val="22"/>
          <w:lang w:val="es-CO"/>
        </w:rPr>
        <w:t xml:space="preserve"> es la inyección de fallos. En el contexto de las redes neuronales </w:t>
      </w:r>
      <w:proofErr w:type="spellStart"/>
      <w:r w:rsidRPr="00504390">
        <w:rPr>
          <w:szCs w:val="22"/>
          <w:lang w:val="es-CO"/>
        </w:rPr>
        <w:t>convolucionales</w:t>
      </w:r>
      <w:proofErr w:type="spellEnd"/>
      <w:r w:rsidRPr="00504390">
        <w:rPr>
          <w:szCs w:val="22"/>
          <w:lang w:val="es-CO"/>
        </w:rPr>
        <w:t xml:space="preserve"> (</w:t>
      </w:r>
      <w:proofErr w:type="spellStart"/>
      <w:r w:rsidRPr="00504390">
        <w:rPr>
          <w:szCs w:val="22"/>
          <w:lang w:val="es-CO"/>
        </w:rPr>
        <w:t>CNNs</w:t>
      </w:r>
      <w:proofErr w:type="spellEnd"/>
      <w:r w:rsidRPr="00504390">
        <w:rPr>
          <w:szCs w:val="22"/>
          <w:lang w:val="es-CO"/>
        </w:rPr>
        <w:t xml:space="preserve">), esto implica introducir deliberadamente errores, ruido o condiciones inusuales en la entrada, el modelo o el proceso de entrenamiento para evaluar cómo responde la CNN a estas situaciones. Estas pruebas ayudan a identificar vulnerabilidades, mejorar la robustez y entender mejor el comportamiento de la CNN bajo condiciones adversas. Ejemplos de inyección de fallos en </w:t>
      </w:r>
      <w:proofErr w:type="spellStart"/>
      <w:r w:rsidRPr="00504390">
        <w:rPr>
          <w:szCs w:val="22"/>
          <w:lang w:val="es-CO"/>
        </w:rPr>
        <w:t>CNNs</w:t>
      </w:r>
      <w:proofErr w:type="spellEnd"/>
      <w:r w:rsidRPr="00504390">
        <w:rPr>
          <w:szCs w:val="22"/>
          <w:lang w:val="es-CO"/>
        </w:rPr>
        <w:t xml:space="preserve"> incluyen la introducción de ruido en los datos de entrada, perturbaciones en los pesos, eliminación de capas o nodos, alteración de la arquitectura, ataques adversarios, rotación o traslación de datos, interrupción de la conectividad de la red y simulación de condiciones de iluminación y entorno.</w:t>
      </w:r>
    </w:p>
    <w:p w14:paraId="0EFF37A3" w14:textId="0F5F9193" w:rsidR="00504390" w:rsidRPr="002E290D" w:rsidRDefault="00504390" w:rsidP="00E11F0C">
      <w:pPr>
        <w:rPr>
          <w:szCs w:val="22"/>
          <w:lang w:val="es-CO"/>
        </w:rPr>
      </w:pPr>
    </w:p>
    <w:p w14:paraId="7617F721" w14:textId="78F28CB5" w:rsidR="00AF768E" w:rsidRPr="002E290D" w:rsidRDefault="00AF768E" w:rsidP="00AF768E">
      <w:pPr>
        <w:rPr>
          <w:lang w:val="es-CO"/>
        </w:rPr>
      </w:pPr>
      <w:r w:rsidRPr="002E290D">
        <w:rPr>
          <w:rFonts w:cs="Arial"/>
          <w:bCs/>
          <w:iCs/>
          <w:szCs w:val="22"/>
          <w:lang w:val="es-CO"/>
        </w:rPr>
        <w:t xml:space="preserve">La literatura muestra que se han propuesto diferentes tipos de arquitectura de </w:t>
      </w:r>
      <w:proofErr w:type="spellStart"/>
      <w:r w:rsidRPr="002E290D">
        <w:rPr>
          <w:rFonts w:cs="Arial"/>
          <w:bCs/>
          <w:iCs/>
          <w:szCs w:val="22"/>
          <w:lang w:val="es-CO"/>
        </w:rPr>
        <w:t>CNNs</w:t>
      </w:r>
      <w:proofErr w:type="spellEnd"/>
      <w:r w:rsidRPr="002E290D">
        <w:rPr>
          <w:rFonts w:cs="Arial"/>
          <w:bCs/>
          <w:iCs/>
          <w:szCs w:val="22"/>
          <w:lang w:val="es-CO"/>
        </w:rPr>
        <w:t xml:space="preserve"> para atender a diferentes necesidades. Estas arquitecturas han considerado variaciones como el tamaño de la imagen de entrada, el tipo de operaciones, el número de capas, el tipo de funciones de activación, la representación de datos, entre otros. Por ejemplo, en </w:t>
      </w:r>
      <w:r w:rsidR="005659BA">
        <w:rPr>
          <w:rFonts w:cs="Arial"/>
          <w:bCs/>
          <w:iCs/>
          <w:szCs w:val="22"/>
          <w:lang w:val="es-CO"/>
        </w:rPr>
        <w:fldChar w:fldCharType="begin" w:fldLock="1"/>
      </w:r>
      <w:r w:rsidR="005659BA">
        <w:rPr>
          <w:rFonts w:cs="Arial"/>
          <w:bCs/>
          <w:iCs/>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(Bengio &amp; Haffner, 1998)</w:t>
      </w:r>
      <w:r w:rsidR="005659BA">
        <w:rPr>
          <w:rFonts w:cs="Arial"/>
          <w:bCs/>
          <w:iCs/>
          <w:szCs w:val="22"/>
          <w:lang w:val="es-CO"/>
        </w:rPr>
        <w:fldChar w:fldCharType="end"/>
      </w:r>
      <w:r w:rsidRPr="002E290D">
        <w:rPr>
          <w:rFonts w:cs="Arial"/>
          <w:bCs/>
          <w:iCs/>
          <w:szCs w:val="22"/>
          <w:lang w:val="es-CO"/>
        </w:rPr>
        <w:t xml:space="preserve"> se propuso una arquitectura de CNN denominada LeNet-5, la cual para procesar imágenes de 32x32 pixeles, incluía</w:t>
      </w:r>
      <w:r w:rsidRPr="002E290D">
        <w:rPr>
          <w:lang w:val="es-CO"/>
        </w:rPr>
        <w:t xml:space="preserve"> siete capas, sin considerar la entrada, donde cada una contiene parámetros </w:t>
      </w:r>
      <w:proofErr w:type="spellStart"/>
      <w:r w:rsidRPr="002E290D">
        <w:rPr>
          <w:lang w:val="es-CO"/>
        </w:rPr>
        <w:t>entrenables</w:t>
      </w:r>
      <w:proofErr w:type="spellEnd"/>
      <w:r w:rsidRPr="002E290D">
        <w:rPr>
          <w:lang w:val="es-CO"/>
        </w:rPr>
        <w:t xml:space="preserve"> llamados pesos y sesgos. En</w:t>
      </w:r>
      <w:r w:rsidR="005659BA">
        <w:rPr>
          <w:lang w:val="es-CO"/>
        </w:rPr>
        <w:t xml:space="preserve"> </w:t>
      </w:r>
      <w:r w:rsidR="005659BA">
        <w:rPr>
          <w:lang w:val="es-CO"/>
        </w:rPr>
        <w:fldChar w:fldCharType="begin" w:fldLock="1"/>
      </w:r>
      <w:r w:rsidR="005659BA">
        <w:rPr>
          <w:lang w:val="es-CO"/>
        </w:rPr>
        <w:instrText>ADDIN CSL_CITATION {"citationItems":[{"id":"ITEM-1","itemData":{"DOI":"10.1145/3065386","author":[{"dropping-particle":"","family":"Krizhevsky","given":"By Alex","non-dropping-particle":"","parse-names":false,"suffix":""},{"dropping-particle":"","family":"Sutskever","given":"Ilya","non-dropping-particle":"","parse-names":false,"suffix":""},{"dropping-particle":"","family":"Hinton","given":"Geoffrey E","non-dropping-particle":"","parse-names":false,"suffix":""}],"id":"ITEM-1","issued":{"date-parts":[["2017"]]},"title":"ImageNet Classification with Deep Convolutional Neural Networks","type":"article-journal"},"uris":["http://www.mendeley.com/documents/?uuid=d6a60f99-4fbc-4f15-b0f2-b5ef1c9e63e3"]}],"mendeley":{"formattedCitation":"(Krizhevsky et al., 2017)","plainTextFormattedCitation":"(Krizhevsky et al., 2017)","previouslyFormattedCitation":"(Krizhevsky et al., 2017)"},"properties":{"noteIndex":0},"schema":"https://github.com/citation-style-language/schema/raw/master/csl-citation.json"}</w:instrText>
      </w:r>
      <w:r w:rsidR="005659BA">
        <w:rPr>
          <w:lang w:val="es-CO"/>
        </w:rPr>
        <w:fldChar w:fldCharType="separate"/>
      </w:r>
      <w:r w:rsidR="005659BA" w:rsidRPr="005659BA">
        <w:rPr>
          <w:noProof/>
          <w:lang w:val="es-CO"/>
        </w:rPr>
        <w:t>(Krizhevsky et al., 2017)</w:t>
      </w:r>
      <w:r w:rsidR="005659BA">
        <w:rPr>
          <w:lang w:val="es-CO"/>
        </w:rPr>
        <w:fldChar w:fldCharType="end"/>
      </w:r>
      <w:r w:rsidRPr="002E290D">
        <w:rPr>
          <w:lang w:val="es-CO"/>
        </w:rPr>
        <w:t xml:space="preserve">, se propuso otro modelo de red llamado </w:t>
      </w:r>
      <w:proofErr w:type="spellStart"/>
      <w:r w:rsidRPr="002E290D">
        <w:rPr>
          <w:lang w:val="es-CO"/>
        </w:rPr>
        <w:t>AlexNet</w:t>
      </w:r>
      <w:proofErr w:type="spellEnd"/>
      <w:r w:rsidRPr="002E290D">
        <w:rPr>
          <w:lang w:val="es-CO"/>
        </w:rPr>
        <w:t xml:space="preserve">, el cual procesa imágenes de 224x224 a través de una arquitectura de cinco capas </w:t>
      </w:r>
      <w:proofErr w:type="spellStart"/>
      <w:r w:rsidRPr="002E290D">
        <w:rPr>
          <w:lang w:val="es-CO"/>
        </w:rPr>
        <w:t>convolucionales</w:t>
      </w:r>
      <w:proofErr w:type="spellEnd"/>
      <w:r w:rsidRPr="002E290D">
        <w:rPr>
          <w:lang w:val="es-CO"/>
        </w:rPr>
        <w:t xml:space="preserve"> y tres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La salida de la última capa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alimenta un clasificador </w:t>
      </w:r>
      <w:proofErr w:type="spellStart"/>
      <w:r w:rsidRPr="002E290D">
        <w:rPr>
          <w:lang w:val="es-CO"/>
        </w:rPr>
        <w:t>softmax</w:t>
      </w:r>
      <w:proofErr w:type="spellEnd"/>
      <w:r w:rsidRPr="002E290D">
        <w:rPr>
          <w:lang w:val="es-CO"/>
        </w:rPr>
        <w:t xml:space="preserve"> de 1000 salidas que produce una distribución sobre el mismo número de etiquetas de clase. Algunas arquitecturas de </w:t>
      </w:r>
      <w:proofErr w:type="spellStart"/>
      <w:r w:rsidRPr="002E290D">
        <w:rPr>
          <w:lang w:val="es-CO"/>
        </w:rPr>
        <w:t>CNNs</w:t>
      </w:r>
      <w:proofErr w:type="spellEnd"/>
      <w:r w:rsidRPr="002E290D">
        <w:rPr>
          <w:lang w:val="es-CO"/>
        </w:rPr>
        <w:t xml:space="preserve"> han propuesto incluir, además, un extenso número de capas </w:t>
      </w:r>
      <w:proofErr w:type="spellStart"/>
      <w:r w:rsidRPr="002E290D">
        <w:rPr>
          <w:lang w:val="es-CO"/>
        </w:rPr>
        <w:t>convolucionales</w:t>
      </w:r>
      <w:proofErr w:type="spellEnd"/>
      <w:r w:rsidRPr="002E290D">
        <w:rPr>
          <w:lang w:val="es-CO"/>
        </w:rPr>
        <w:t xml:space="preserve">, como VGG16 y VGG19, donde el número representa la profundidad del modelo </w:t>
      </w:r>
      <w:r w:rsidRPr="002E290D">
        <w:rPr>
          <w:lang w:val="es-CO"/>
        </w:rPr>
        <w:fldChar w:fldCharType="begin" w:fldLock="1"/>
      </w:r>
      <w:r w:rsidR="004A7D39" w:rsidRPr="002E290D">
        <w:rPr>
          <w:lang w:val="es-CO"/>
        </w:rPr>
        <w:instrText>ADDIN CSL_CITATION {"citationItems":[{"id":"ITEM-1","itemData":{"ISBN":"978-1-957395-32-6","abstract":"Día a día las imágenes se han convertido en uno de los contenidos multimedia más transmitidos, almacenados y utilizados tanto por usuarios de tecnologías digitales, como por empresas tecnológicas, por ejemplo, Facebook, Amazon, Google e IBM. La información que contienen las imágenes permite, entre otras, identificar (catalogar) las personas presentes en una foto, el lugar donde fue tomada (ej. bosque, ciudad, desierto), así como la cantidad y tipo de objetos. Hasta hace un poco más de una década, la visión por computador se basaba principalmente en técnicas tradicionales de procesamiento de imágenes (ej. filtros, operaciones morfológicas y ecualización), pero desde el año 2012 (aproximadamente), se utilizan soluciones basadas en el aprendizaje profundo para clasificar, identificar objetos, reconocer patrones, mejorar la calidad de la imagen y generar nuevas imágenes. Este libro titulado “Fundamentos de visión por computador utilizando aprendizaje profundo” introducirá al lector en el aprendizaje profundo para resolver problemas de análisis de imágenes, con un enfoque tanto teórico, como práctico. Está dividido en cinco capítulos y dos anexos. En el primer capítulo, se presenta una breve introducción a la temática de la visión por computador. En el capítulo 2, se explican algunos conceptos básicos del aprendizaje profundo. En el capítulo 3 y 4, se explican las redes neuronales y convolucionales, respectivamente. En el capítulo 5 se abordan arquitecturas clásicas de CNNs, así como la transferencia de aprendizaje para el diseño de modelos de visión por computador. Finalmente, en los Anexos 1 y 2, se explica el entorno de trabajo con Colaboratory, así como algunas de las funcionalidades de la librería de OpenCV.","author":[{"dropping-particle":"","family":"Renza Torres","given":"Diego","non-dropping-particle":"","parse-names":false,"suffix":""},{"dropping-particle":"","family":"Ballesteros","given":"Dora Maria","non-dropping-particle":"","parse-names":false,"suffix":""}],"id":"ITEM-1","issued":{"date-parts":[["2023"]]},"page":"1-166","title":"Fundamentos de visión por computador utilizando aprendizaje profundo","type":"article-journal"},"uris":["http://www.mendeley.com/documents/?uuid=57db6d1f-7207-49f6-869a-18b82cab6c74"]}],"mendeley":{"formattedCitation":"(Renza Torres &amp; Ballesteros, 2023)","plainTextFormattedCitation":"(Renza Torres &amp; Ballesteros, 2023)","previouslyFormattedCitation":"(Renza Torres &amp; Ballesteros, 2023)"},"properties":{"noteIndex":0},"schema":"https://github.com/citation-style-language/schema/raw/master/csl-citation.json"}</w:instrText>
      </w:r>
      <w:r w:rsidRPr="002E290D">
        <w:rPr>
          <w:lang w:val="es-CO"/>
        </w:rPr>
        <w:fldChar w:fldCharType="separate"/>
      </w:r>
      <w:r w:rsidRPr="002E290D">
        <w:rPr>
          <w:noProof/>
          <w:lang w:val="es-CO"/>
        </w:rPr>
        <w:t>(Renza Torres &amp; Ballesteros, 2023)</w:t>
      </w:r>
      <w:r w:rsidRPr="002E290D">
        <w:rPr>
          <w:lang w:val="es-CO"/>
        </w:rPr>
        <w:fldChar w:fldCharType="end"/>
      </w:r>
      <w:r w:rsidRPr="002E290D">
        <w:rPr>
          <w:lang w:val="es-CO"/>
        </w:rPr>
        <w:t xml:space="preserve">, buscando mejorar la extracción de características y la precisión. Por otro lado, otras iniciativas como el modelo </w:t>
      </w:r>
      <w:proofErr w:type="spellStart"/>
      <w:r w:rsidRPr="002E290D">
        <w:rPr>
          <w:lang w:val="es-CO"/>
        </w:rPr>
        <w:t>MobileNet</w:t>
      </w:r>
      <w:proofErr w:type="spellEnd"/>
      <w:r w:rsidRPr="002E290D">
        <w:rPr>
          <w:lang w:val="es-CO"/>
        </w:rPr>
        <w:t xml:space="preserve"> presentado en </w:t>
      </w:r>
      <w:r w:rsidR="005659BA">
        <w:rPr>
          <w:lang w:val="es-CO"/>
        </w:rPr>
        <w:fldChar w:fldCharType="begin" w:fldLock="1"/>
      </w:r>
      <w:r w:rsidR="00294664">
        <w:rPr>
          <w:lang w:val="es-CO"/>
        </w:rPr>
        <w:instrText>ADDIN CSL_CITATION {"citationItems":[{"id":"ITEM-1","itemData":{"author":[{"dropping-particle":"","family":"Howard","given":"Andrew G","non-dropping-particle":"","parse-names":false,"suffix":""},{"dropping-particle":"","family":"Chen","given":"Bo","non-dropping-particle":"","parse-names":false,"suffix":""},{"dropping-particle":"","family":"Wang","given":"Weijun","non-dropping-particle":"","parse-names":false,"suffix":""}],"id":"ITEM-1","issue":"April 2017","issued":{"date-parts":[["2017"]]},"title":"MobileNets : Efficient Convolutional Neural Networks for Mobile Vision MobileNets : Efficient Convolutional Neural Networks for Mobile Vision Applications","type":"article-journal"},"uris":["http://www.mendeley.com/documents/?uuid=70d2c3d2-df29-42b7-9b81-c49b0d9104f3"]}],"mendeley":{"formattedCitation":"(Howard et al., 2017)","plainTextFormattedCitation":"(Howard et al., 2017)","previouslyFormattedCitation":"(Howard et al., 2017)"},"properties":{"noteIndex":0},"schema":"https://github.com/citation-style-language/schema/raw/master/csl-citation.json"}</w:instrText>
      </w:r>
      <w:r w:rsidR="005659BA">
        <w:rPr>
          <w:lang w:val="es-CO"/>
        </w:rPr>
        <w:fldChar w:fldCharType="separate"/>
      </w:r>
      <w:r w:rsidR="002A0D27" w:rsidRPr="002A0D27">
        <w:rPr>
          <w:noProof/>
          <w:lang w:val="es-CO"/>
        </w:rPr>
        <w:t>(Howard et al., 2017)</w:t>
      </w:r>
      <w:r w:rsidR="005659BA">
        <w:rPr>
          <w:lang w:val="es-CO"/>
        </w:rPr>
        <w:fldChar w:fldCharType="end"/>
      </w:r>
      <w:r w:rsidRPr="002E290D">
        <w:rPr>
          <w:color w:val="000000"/>
          <w:lang w:val="es-CO"/>
        </w:rPr>
        <w:t>,</w:t>
      </w:r>
      <w:r w:rsidRPr="002E290D">
        <w:rPr>
          <w:lang w:val="es-CO"/>
        </w:rPr>
        <w:t xml:space="preserve"> han propuesto mejoras en el desempeño, basados en arquitecturas menos extensas y computacionalmente menos intensivas.</w:t>
      </w:r>
    </w:p>
    <w:p w14:paraId="107098BD" w14:textId="77777777" w:rsidR="00AF768E" w:rsidRPr="002E290D" w:rsidRDefault="00AF768E" w:rsidP="00AF768E">
      <w:pPr>
        <w:rPr>
          <w:rFonts w:cs="Arial"/>
          <w:bCs/>
          <w:iCs/>
          <w:szCs w:val="22"/>
          <w:lang w:val="es-CO"/>
        </w:rPr>
      </w:pPr>
      <w:r w:rsidRPr="002E290D">
        <w:rPr>
          <w:rFonts w:cs="Arial"/>
          <w:bCs/>
          <w:iCs/>
          <w:szCs w:val="22"/>
          <w:lang w:val="es-CO"/>
        </w:rPr>
        <w:t xml:space="preserve"> </w:t>
      </w:r>
    </w:p>
    <w:p w14:paraId="4AA045EE" w14:textId="54CC44A1" w:rsidR="00AF768E" w:rsidRDefault="00AF768E" w:rsidP="00AF768E">
      <w:pPr>
        <w:rPr>
          <w:rFonts w:eastAsiaTheme="minorHAnsi" w:cs="Arial"/>
          <w:szCs w:val="22"/>
          <w:lang w:val="es-CO" w:eastAsia="en-US"/>
        </w:rPr>
      </w:pPr>
      <w:r w:rsidRPr="00462E8E">
        <w:rPr>
          <w:rFonts w:eastAsiaTheme="minorHAnsi" w:cs="Arial"/>
          <w:szCs w:val="22"/>
          <w:lang w:val="es-CO" w:eastAsia="en-US"/>
        </w:rPr>
        <w:t xml:space="preserve">Otros enfoques han buscado optimizar el funcionamiento y reducir el tamaño de algunas arquitecturas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aplicando técnicas como la eliminación de neuronas menos significativas y/o la </w:t>
      </w:r>
      <w:proofErr w:type="spellStart"/>
      <w:r w:rsidRPr="00462E8E">
        <w:rPr>
          <w:rFonts w:eastAsiaTheme="minorHAnsi" w:cs="Arial"/>
          <w:szCs w:val="22"/>
          <w:lang w:val="es-CO" w:eastAsia="en-US"/>
        </w:rPr>
        <w:t>cuantización</w:t>
      </w:r>
      <w:proofErr w:type="spellEnd"/>
      <w:r w:rsidRPr="00462E8E">
        <w:rPr>
          <w:rFonts w:eastAsiaTheme="minorHAnsi" w:cs="Arial"/>
          <w:szCs w:val="22"/>
          <w:lang w:val="es-CO" w:eastAsia="en-US"/>
        </w:rPr>
        <w:t xml:space="preserve"> de pesos y </w:t>
      </w:r>
      <w:proofErr w:type="spellStart"/>
      <w:r w:rsidRPr="00462E8E">
        <w:rPr>
          <w:rFonts w:eastAsiaTheme="minorHAnsi" w:cs="Arial"/>
          <w:szCs w:val="22"/>
          <w:lang w:val="es-CO" w:eastAsia="en-US"/>
        </w:rPr>
        <w:t>bias</w:t>
      </w:r>
      <w:proofErr w:type="spellEnd"/>
      <w:r w:rsidRPr="00462E8E">
        <w:rPr>
          <w:rFonts w:eastAsiaTheme="minorHAnsi" w:cs="Arial"/>
          <w:szCs w:val="22"/>
          <w:lang w:val="es-CO" w:eastAsia="en-US"/>
        </w:rPr>
        <w:t xml:space="preserve">. En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2E290D">
        <w:rPr>
          <w:rFonts w:cs="Arial"/>
          <w:bCs/>
          <w:iCs/>
          <w:szCs w:val="22"/>
          <w:lang w:val="es-CO"/>
        </w:rPr>
        <w:t xml:space="preserve"> y</w:t>
      </w:r>
      <w:r w:rsidR="005659BA">
        <w:rPr>
          <w:rFonts w:cs="Arial"/>
          <w:bCs/>
          <w:iCs/>
          <w:szCs w:val="22"/>
          <w:lang w:val="es-CO"/>
        </w:rPr>
        <w:t xml:space="preserve"> </w:t>
      </w:r>
      <w:r w:rsidR="005659BA">
        <w:rPr>
          <w:rFonts w:cs="Arial"/>
          <w:bCs/>
          <w:iCs/>
          <w:szCs w:val="22"/>
          <w:lang w:val="es-CO"/>
        </w:rPr>
        <w:fldChar w:fldCharType="begin" w:fldLock="1"/>
      </w:r>
      <w:r w:rsidR="005659BA">
        <w:rPr>
          <w:rFonts w:cs="Arial"/>
          <w:bCs/>
          <w:iCs/>
          <w:szCs w:val="22"/>
          <w:lang w:val="es-CO"/>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(Sarkar, 2020)</w:t>
      </w:r>
      <w:r w:rsidR="005659BA">
        <w:rPr>
          <w:rFonts w:cs="Arial"/>
          <w:bCs/>
          <w:iCs/>
          <w:szCs w:val="22"/>
          <w:lang w:val="es-CO"/>
        </w:rPr>
        <w:fldChar w:fldCharType="end"/>
      </w:r>
      <w:r w:rsidRPr="002E290D">
        <w:rPr>
          <w:rFonts w:cs="Arial"/>
          <w:bCs/>
          <w:iCs/>
          <w:szCs w:val="22"/>
          <w:lang w:val="es-CO"/>
        </w:rPr>
        <w:t xml:space="preserve">, se </w:t>
      </w:r>
      <w:r w:rsidRPr="00462E8E">
        <w:rPr>
          <w:rFonts w:eastAsiaTheme="minorHAnsi" w:cs="Arial"/>
          <w:szCs w:val="22"/>
          <w:lang w:val="es-CO" w:eastAsia="en-US"/>
        </w:rPr>
        <w:t xml:space="preserve">propone como método de optimización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denominado poda </w:t>
      </w:r>
      <w:r w:rsidRPr="008E4EA7">
        <w:rPr>
          <w:rFonts w:eastAsiaTheme="minorHAnsi" w:cs="Arial"/>
          <w:szCs w:val="22"/>
          <w:lang w:val="es-CO" w:eastAsia="en-US"/>
        </w:rPr>
        <w:t>(</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El </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es una técnica que consiste en identificar y eliminar conexiones innecesarias en una red neuronal con el propósito de hacerla más simple.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enfocó, en el concepto de transferencia de aprendizaje (</w:t>
      </w:r>
      <w:r w:rsidRPr="00462E8E">
        <w:rPr>
          <w:rFonts w:eastAsiaTheme="minorHAnsi" w:cs="Arial"/>
          <w:i/>
          <w:iCs/>
          <w:szCs w:val="22"/>
          <w:lang w:val="es-CO" w:eastAsia="en-US"/>
        </w:rPr>
        <w:t xml:space="preserve">transfer </w:t>
      </w:r>
      <w:proofErr w:type="spellStart"/>
      <w:r w:rsidRPr="00462E8E">
        <w:rPr>
          <w:rFonts w:eastAsiaTheme="minorHAnsi" w:cs="Arial"/>
          <w:i/>
          <w:iCs/>
          <w:szCs w:val="22"/>
          <w:lang w:val="es-CO" w:eastAsia="en-US"/>
        </w:rPr>
        <w:t>learning</w:t>
      </w:r>
      <w:proofErr w:type="spellEnd"/>
      <w:r w:rsidRPr="00462E8E">
        <w:rPr>
          <w:rFonts w:eastAsiaTheme="minorHAnsi" w:cs="Arial"/>
          <w:szCs w:val="22"/>
          <w:lang w:val="es-CO" w:eastAsia="en-US"/>
        </w:rPr>
        <w:t xml:space="preserve">), con el fin </w:t>
      </w:r>
      <w:r w:rsidRPr="008E4EA7">
        <w:rPr>
          <w:rFonts w:eastAsiaTheme="minorHAnsi" w:cs="Arial"/>
          <w:szCs w:val="22"/>
          <w:lang w:val="es-CO" w:eastAsia="en-US"/>
        </w:rPr>
        <w:t xml:space="preserve">de que redes previamente entrenadas puedan adaptarse a tareas especializadas y además se pueda reducir el uso de recursos como la memoria.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(Sarkar, 2020)</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plantea por su lado una nueva técnica de poda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basada en la técnica de poda incremental así logrando mayor precisión con menos entrenamiento</w:t>
      </w:r>
      <w:r w:rsidRPr="008E4EA7">
        <w:rPr>
          <w:rFonts w:eastAsiaTheme="minorHAnsi" w:cs="Arial"/>
          <w:szCs w:val="22"/>
          <w:lang w:val="es-CO" w:eastAsia="en-US"/>
        </w:rPr>
        <w:t>s previos, lo que conlleva a una reducción en tiempos que otras técnicas estudiadas anteriormente.</w:t>
      </w:r>
    </w:p>
    <w:p w14:paraId="3B71BF1D" w14:textId="15BD8139" w:rsidR="00696BB2" w:rsidRDefault="00696BB2" w:rsidP="00AF768E">
      <w:pPr>
        <w:rPr>
          <w:rFonts w:eastAsiaTheme="minorHAnsi" w:cs="Arial"/>
          <w:szCs w:val="22"/>
          <w:lang w:val="es-CO" w:eastAsia="en-US"/>
        </w:rPr>
      </w:pPr>
    </w:p>
    <w:p w14:paraId="22131856" w14:textId="519970A9" w:rsidR="00696BB2" w:rsidRDefault="00696BB2" w:rsidP="00AF768E">
      <w:pPr>
        <w:rPr>
          <w:rFonts w:eastAsiaTheme="minorHAnsi" w:cs="Arial"/>
          <w:szCs w:val="22"/>
          <w:lang w:val="es-CO" w:eastAsia="en-US"/>
        </w:rPr>
      </w:pPr>
    </w:p>
    <w:p w14:paraId="0683DFEF" w14:textId="0C3293D1" w:rsidR="00696BB2" w:rsidRDefault="00696BB2" w:rsidP="00AF768E">
      <w:pPr>
        <w:rPr>
          <w:rFonts w:eastAsiaTheme="minorHAnsi" w:cs="Arial"/>
          <w:szCs w:val="22"/>
          <w:lang w:val="es-CO" w:eastAsia="en-US"/>
        </w:rPr>
      </w:pPr>
    </w:p>
    <w:p w14:paraId="0B5D710D" w14:textId="1AC6B513" w:rsidR="00696BB2" w:rsidRDefault="00696BB2" w:rsidP="00AF768E">
      <w:pPr>
        <w:rPr>
          <w:rFonts w:eastAsiaTheme="minorHAnsi" w:cs="Arial"/>
          <w:szCs w:val="22"/>
          <w:lang w:val="es-CO" w:eastAsia="en-US"/>
        </w:rPr>
      </w:pPr>
    </w:p>
    <w:p w14:paraId="541D59F7" w14:textId="05113E30" w:rsidR="00696BB2" w:rsidRDefault="00696BB2" w:rsidP="00AF768E">
      <w:pPr>
        <w:rPr>
          <w:rFonts w:eastAsiaTheme="minorHAnsi" w:cs="Arial"/>
          <w:szCs w:val="22"/>
          <w:lang w:val="es-CO" w:eastAsia="en-US"/>
        </w:rPr>
      </w:pPr>
    </w:p>
    <w:p w14:paraId="018B68AB" w14:textId="5C3B288F" w:rsidR="00696BB2" w:rsidRDefault="00696BB2" w:rsidP="00AF768E">
      <w:pPr>
        <w:rPr>
          <w:rFonts w:eastAsiaTheme="minorHAnsi" w:cs="Arial"/>
          <w:szCs w:val="22"/>
          <w:lang w:val="es-CO" w:eastAsia="en-US"/>
        </w:rPr>
      </w:pPr>
    </w:p>
    <w:p w14:paraId="648FD7E1" w14:textId="77777777" w:rsidR="00696BB2" w:rsidRPr="008E4EA7" w:rsidRDefault="00696BB2" w:rsidP="00AF768E">
      <w:pPr>
        <w:rPr>
          <w:rFonts w:eastAsiaTheme="minorHAnsi" w:cs="Arial"/>
          <w:szCs w:val="22"/>
          <w:lang w:val="es-CO" w:eastAsia="en-US"/>
        </w:rPr>
      </w:pPr>
    </w:p>
    <w:p w14:paraId="01A788F1" w14:textId="77777777" w:rsidR="00AF768E" w:rsidRPr="008E4EA7" w:rsidRDefault="00AF768E" w:rsidP="00AF768E">
      <w:pPr>
        <w:rPr>
          <w:rFonts w:eastAsiaTheme="minorHAnsi" w:cs="Arial"/>
          <w:szCs w:val="22"/>
          <w:lang w:val="es-CO" w:eastAsia="en-US"/>
        </w:rPr>
      </w:pPr>
    </w:p>
    <w:p w14:paraId="66202BFE" w14:textId="20EEB3A7" w:rsidR="00935EE1" w:rsidRPr="002E290D" w:rsidRDefault="00AF768E" w:rsidP="00E11F0C">
      <w:pPr>
        <w:rPr>
          <w:szCs w:val="22"/>
          <w:lang w:val="es-CO"/>
        </w:rPr>
      </w:pPr>
      <w:r w:rsidRPr="008E4EA7">
        <w:rPr>
          <w:rFonts w:eastAsiaTheme="minorHAnsi" w:cs="Arial"/>
          <w:szCs w:val="22"/>
          <w:lang w:val="es-CO" w:eastAsia="en-US"/>
        </w:rPr>
        <w:lastRenderedPageBreak/>
        <w:t xml:space="preserve">Considerando que el presente proyecto pretende abordar la evaluación de la confiabilidad de las </w:t>
      </w:r>
      <w:proofErr w:type="spellStart"/>
      <w:r w:rsidRPr="008E4EA7">
        <w:rPr>
          <w:rFonts w:eastAsiaTheme="minorHAnsi" w:cs="Arial"/>
          <w:szCs w:val="22"/>
          <w:lang w:val="es-CO" w:eastAsia="en-US"/>
        </w:rPr>
        <w:t>CNNs</w:t>
      </w:r>
      <w:proofErr w:type="spellEnd"/>
      <w:r w:rsidRPr="008E4EA7">
        <w:rPr>
          <w:rFonts w:eastAsiaTheme="minorHAnsi" w:cs="Arial"/>
          <w:szCs w:val="22"/>
          <w:lang w:val="es-CO" w:eastAsia="en-US"/>
        </w:rPr>
        <w:t xml:space="preserve"> a nivel de aplicación, resulta importante determinar los aspectos que se relacionan con este tema cuando se contempla el entorno de desarrollo. En</w:t>
      </w:r>
      <w:r w:rsidR="005659BA">
        <w:rPr>
          <w:rFonts w:eastAsiaTheme="minorHAnsi" w:cs="Arial"/>
          <w:szCs w:val="22"/>
          <w:lang w:val="es-CO" w:eastAsia="en-US"/>
        </w:rPr>
        <w:t xml:space="preserv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Kaur","given":"Gurpreet","non-dropping-particle":"","parse-names":false,"suffix":""},{"dropping-particle":"","family":"Bahl","given":"Kailash","non-dropping-particle":"","parse-names":false,"suffix":""}],"id":"ITEM-1","issue":"3","issued":{"date-parts":[["2014"]]},"page":"143-147","title":"Software Reliability , Metrics , Reliability Improvement Using Agile Process","type":"article-journal","volume":"1"},"uris":["http://www.mendeley.com/documents/?uuid=c310dcc7-b987-450f-94f5-2118cdc28293"]}],"mendeley":{"formattedCitation":"(Kaur &amp; Bahl, 2014)","plainTextFormattedCitation":"(Kaur &amp; Bahl, 2014)","previouslyFormattedCitation":"(Kaur &amp; Bahl, 2014)"},"properties":{"noteIndex":0},"schema":"https://github.com/citation-style-language/schema/raw/master/csl-citation.json"}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(Kaur &amp; Bahl, 2014)</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brinda un panorama acerca </w:t>
      </w:r>
      <w:r w:rsidRPr="002E290D">
        <w:rPr>
          <w:szCs w:val="22"/>
          <w:lang w:val="es-CO"/>
        </w:rPr>
        <w:t>de la confiabilidad, considerando las diferencias entre software y hardware. Para el caso del software, se debe tener presente que su complejidad tiende a ser alta debido a su carácter intangible y abstracto, lo que involucra que su comprobación y verificación no resulta fácil. Así mismo</w:t>
      </w:r>
      <w:r w:rsidR="005659BA">
        <w:rPr>
          <w:szCs w:val="22"/>
          <w:lang w:val="es-CO"/>
        </w:rPr>
        <w:t xml:space="preserve"> </w:t>
      </w:r>
      <w:r w:rsidR="005659BA">
        <w:rPr>
          <w:szCs w:val="22"/>
          <w:lang w:val="es-CO"/>
        </w:rPr>
        <w:fldChar w:fldCharType="begin" w:fldLock="1"/>
      </w:r>
      <w:r w:rsidR="005659BA">
        <w:rPr>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szCs w:val="22"/>
          <w:lang w:val="es-CO"/>
        </w:rPr>
        <w:fldChar w:fldCharType="separate"/>
      </w:r>
      <w:r w:rsidR="005659BA" w:rsidRPr="005659BA">
        <w:rPr>
          <w:noProof/>
          <w:szCs w:val="22"/>
          <w:lang w:val="es-CO"/>
        </w:rPr>
        <w:t>(Bengio &amp; Haffner, 1998)</w:t>
      </w:r>
      <w:r w:rsidR="005659BA">
        <w:rPr>
          <w:szCs w:val="22"/>
          <w:lang w:val="es-CO"/>
        </w:rPr>
        <w:fldChar w:fldCharType="end"/>
      </w:r>
      <w:r w:rsidRPr="002E290D">
        <w:rPr>
          <w:szCs w:val="22"/>
          <w:lang w:val="es-CO"/>
        </w:rPr>
        <w:t xml:space="preserve"> </w:t>
      </w:r>
      <w:r w:rsidRPr="00462E8E">
        <w:rPr>
          <w:rFonts w:eastAsiaTheme="minorHAnsi" w:cs="Arial"/>
          <w:szCs w:val="22"/>
          <w:lang w:val="es-CO" w:eastAsia="en-US"/>
        </w:rPr>
        <w:t>presenta dos enfoques que permiten evaluar exhaustivamente la confiabilidad del software; el primero, se basa en la evaluación del plan de prueba, asegurando que el sistema contenga la funcionalidad especificada mientras que el segundo, se basa en la evaluación de la cantidad de errores y la tasa de detección y corrección.</w:t>
      </w:r>
    </w:p>
    <w:p w14:paraId="29C3B531" w14:textId="77777777" w:rsidR="00DA7228" w:rsidRPr="002E290D" w:rsidRDefault="00DA7228" w:rsidP="00E11F0C">
      <w:pPr>
        <w:rPr>
          <w:rFonts w:cs="Arial"/>
          <w:bCs/>
          <w:iCs/>
          <w:szCs w:val="22"/>
          <w:lang w:val="es-CO"/>
        </w:rPr>
      </w:pPr>
    </w:p>
    <w:p w14:paraId="5AF92974" w14:textId="327ADDD6" w:rsidR="00935EE1" w:rsidRPr="002E290D" w:rsidRDefault="003113B1" w:rsidP="00E11F0C">
      <w:pPr>
        <w:rPr>
          <w:rFonts w:cs="Arial"/>
          <w:bCs/>
          <w:iCs/>
          <w:szCs w:val="22"/>
          <w:lang w:val="es-CO"/>
        </w:rPr>
      </w:pPr>
      <w:r w:rsidRPr="002E290D">
        <w:rPr>
          <w:rFonts w:cs="Arial"/>
          <w:bCs/>
          <w:iCs/>
          <w:szCs w:val="22"/>
          <w:lang w:val="es-CO"/>
        </w:rPr>
        <w:t>E</w:t>
      </w:r>
      <w:r w:rsidR="00444659" w:rsidRPr="002E290D">
        <w:rPr>
          <w:rFonts w:cs="Arial"/>
          <w:bCs/>
          <w:iCs/>
          <w:szCs w:val="22"/>
          <w:lang w:val="es-CO"/>
        </w:rPr>
        <w:t xml:space="preserve">n el </w:t>
      </w:r>
      <w:r w:rsidR="00935EE1" w:rsidRPr="002E290D">
        <w:rPr>
          <w:rFonts w:cs="Arial"/>
          <w:bCs/>
          <w:iCs/>
          <w:szCs w:val="22"/>
          <w:lang w:val="es-CO"/>
        </w:rPr>
        <w:t>Grupo de Investigación en Robótica y Automatización Industrial GIRA de la Universidad Pedagógica y Tecnológica de Colombia (U</w:t>
      </w:r>
      <w:r w:rsidR="00282494">
        <w:rPr>
          <w:rFonts w:cs="Arial"/>
          <w:bCs/>
          <w:iCs/>
          <w:szCs w:val="22"/>
          <w:lang w:val="es-CO"/>
        </w:rPr>
        <w:t>PTC</w:t>
      </w:r>
      <w:r w:rsidR="00935EE1" w:rsidRPr="002E290D">
        <w:rPr>
          <w:rFonts w:cs="Arial"/>
          <w:bCs/>
          <w:iCs/>
          <w:szCs w:val="22"/>
          <w:lang w:val="es-CO"/>
        </w:rPr>
        <w:t>) se han venido desarrollando diversos proyectos orientados a atacar nuevas tendencias en inteligencia artificial, teniendo como base, áreas de diseño y test de sistemas, robótica, diseño digital avanzado, biotecnología y aceleradores de hardware. En este</w:t>
      </w:r>
      <w:r w:rsidR="00DA7228" w:rsidRPr="002E290D">
        <w:rPr>
          <w:rFonts w:cs="Arial"/>
          <w:bCs/>
          <w:iCs/>
          <w:szCs w:val="22"/>
          <w:lang w:val="es-CO"/>
        </w:rPr>
        <w:t xml:space="preserve"> contexto,</w:t>
      </w:r>
      <w:r w:rsidRPr="002E290D">
        <w:rPr>
          <w:rFonts w:cs="Arial"/>
          <w:bCs/>
          <w:iCs/>
          <w:szCs w:val="22"/>
          <w:lang w:val="es-CO"/>
        </w:rPr>
        <w:t xml:space="preserve"> el</w:t>
      </w:r>
      <w:r w:rsidR="00935EE1" w:rsidRPr="002E290D">
        <w:rPr>
          <w:rFonts w:cs="Arial"/>
          <w:bCs/>
          <w:iCs/>
          <w:szCs w:val="22"/>
          <w:lang w:val="es-CO"/>
        </w:rPr>
        <w:t xml:space="preserve"> presente </w:t>
      </w:r>
      <w:r w:rsidR="00DA7228" w:rsidRPr="002E290D">
        <w:rPr>
          <w:rFonts w:cs="Arial"/>
          <w:bCs/>
          <w:iCs/>
          <w:szCs w:val="22"/>
          <w:lang w:val="es-CO"/>
        </w:rPr>
        <w:t>trabajo</w:t>
      </w:r>
      <w:r w:rsidR="00935EE1" w:rsidRPr="002E290D">
        <w:rPr>
          <w:rFonts w:cs="Arial"/>
          <w:bCs/>
          <w:iCs/>
          <w:szCs w:val="22"/>
          <w:lang w:val="es-CO"/>
        </w:rPr>
        <w:t xml:space="preserve"> se encuentra enmarcad</w:t>
      </w:r>
      <w:r w:rsidR="00DA7228" w:rsidRPr="002E290D">
        <w:rPr>
          <w:rFonts w:cs="Arial"/>
          <w:bCs/>
          <w:iCs/>
          <w:szCs w:val="22"/>
          <w:lang w:val="es-CO"/>
        </w:rPr>
        <w:t>o</w:t>
      </w:r>
      <w:r w:rsidR="00935EE1" w:rsidRPr="002E290D">
        <w:rPr>
          <w:rFonts w:cs="Arial"/>
          <w:bCs/>
          <w:iCs/>
          <w:szCs w:val="22"/>
          <w:lang w:val="es-CO"/>
        </w:rPr>
        <w:t xml:space="preserve"> dentro de los proyectos “Desarrollo de una plataforma robótica </w:t>
      </w:r>
      <w:r w:rsidR="00CD4BC6" w:rsidRPr="002E290D">
        <w:rPr>
          <w:rFonts w:cs="Arial"/>
          <w:bCs/>
          <w:iCs/>
          <w:szCs w:val="22"/>
          <w:lang w:val="es-CO"/>
        </w:rPr>
        <w:t>móvil basado</w:t>
      </w:r>
      <w:r w:rsidR="00935EE1" w:rsidRPr="002E290D">
        <w:rPr>
          <w:rFonts w:cs="Arial"/>
          <w:bCs/>
          <w:iCs/>
          <w:szCs w:val="22"/>
          <w:lang w:val="es-CO"/>
        </w:rPr>
        <w:t xml:space="preserve"> en FPGA para la enseñanza de robótica y sistemas embebidos” (SGI 2847) y “</w:t>
      </w:r>
      <w:proofErr w:type="spellStart"/>
      <w:r w:rsidR="00935EE1" w:rsidRPr="002E290D">
        <w:rPr>
          <w:rFonts w:cs="Arial"/>
          <w:bCs/>
          <w:iCs/>
          <w:szCs w:val="22"/>
          <w:lang w:val="es-CO"/>
        </w:rPr>
        <w:t>Reliability</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assessment</w:t>
      </w:r>
      <w:proofErr w:type="spellEnd"/>
      <w:r w:rsidR="00935EE1" w:rsidRPr="002E290D">
        <w:rPr>
          <w:rFonts w:cs="Arial"/>
          <w:bCs/>
          <w:iCs/>
          <w:szCs w:val="22"/>
          <w:lang w:val="es-CO"/>
        </w:rPr>
        <w:t xml:space="preserve"> of </w:t>
      </w:r>
      <w:proofErr w:type="spellStart"/>
      <w:r w:rsidR="00935EE1" w:rsidRPr="002E290D">
        <w:rPr>
          <w:rFonts w:cs="Arial"/>
          <w:bCs/>
          <w:iCs/>
          <w:szCs w:val="22"/>
          <w:lang w:val="es-CO"/>
        </w:rPr>
        <w:t>deep</w:t>
      </w:r>
      <w:proofErr w:type="spellEnd"/>
      <w:r w:rsidR="00935EE1" w:rsidRPr="002E290D">
        <w:rPr>
          <w:rFonts w:cs="Arial"/>
          <w:bCs/>
          <w:iCs/>
          <w:szCs w:val="22"/>
          <w:lang w:val="es-CO"/>
        </w:rPr>
        <w:t xml:space="preserve"> neural </w:t>
      </w:r>
      <w:proofErr w:type="spellStart"/>
      <w:r w:rsidR="00935EE1" w:rsidRPr="002E290D">
        <w:rPr>
          <w:rFonts w:cs="Arial"/>
          <w:bCs/>
          <w:iCs/>
          <w:szCs w:val="22"/>
          <w:lang w:val="es-CO"/>
        </w:rPr>
        <w:t>networks</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implemented</w:t>
      </w:r>
      <w:proofErr w:type="spellEnd"/>
      <w:r w:rsidR="00935EE1" w:rsidRPr="002E290D">
        <w:rPr>
          <w:rFonts w:cs="Arial"/>
          <w:bCs/>
          <w:iCs/>
          <w:szCs w:val="22"/>
          <w:lang w:val="es-CO"/>
        </w:rPr>
        <w:t xml:space="preserve"> in </w:t>
      </w:r>
      <w:proofErr w:type="spellStart"/>
      <w:r w:rsidR="00935EE1" w:rsidRPr="002E290D">
        <w:rPr>
          <w:rFonts w:cs="Arial"/>
          <w:bCs/>
          <w:iCs/>
          <w:szCs w:val="22"/>
          <w:lang w:val="es-CO"/>
        </w:rPr>
        <w:t>parallelized</w:t>
      </w:r>
      <w:proofErr w:type="spellEnd"/>
      <w:r w:rsidR="00935EE1" w:rsidRPr="002E290D">
        <w:rPr>
          <w:rFonts w:cs="Arial"/>
          <w:bCs/>
          <w:iCs/>
          <w:szCs w:val="22"/>
          <w:lang w:val="es-CO"/>
        </w:rPr>
        <w:t xml:space="preserve"> hardware </w:t>
      </w:r>
      <w:proofErr w:type="spellStart"/>
      <w:r w:rsidR="00935EE1" w:rsidRPr="002E290D">
        <w:rPr>
          <w:rFonts w:cs="Arial"/>
          <w:bCs/>
          <w:iCs/>
          <w:szCs w:val="22"/>
          <w:lang w:val="es-CO"/>
        </w:rPr>
        <w:t>platforms</w:t>
      </w:r>
      <w:proofErr w:type="spellEnd"/>
      <w:r w:rsidR="00935EE1" w:rsidRPr="002E290D">
        <w:rPr>
          <w:rFonts w:cs="Arial"/>
          <w:bCs/>
          <w:iCs/>
          <w:szCs w:val="22"/>
          <w:lang w:val="es-CO"/>
        </w:rPr>
        <w:t xml:space="preserve">”. Este último proyecto está siendo ejecutado por el ingeniero Luis Ariel Mesa, y se pretende </w:t>
      </w:r>
      <w:r w:rsidR="00DA7228" w:rsidRPr="002E290D">
        <w:rPr>
          <w:rFonts w:cs="Arial"/>
          <w:bCs/>
          <w:iCs/>
          <w:szCs w:val="22"/>
          <w:lang w:val="es-CO"/>
        </w:rPr>
        <w:t>con este</w:t>
      </w:r>
      <w:r w:rsidRPr="002E290D">
        <w:rPr>
          <w:rFonts w:cs="Arial"/>
          <w:bCs/>
          <w:iCs/>
          <w:szCs w:val="22"/>
          <w:lang w:val="es-CO"/>
        </w:rPr>
        <w:t>,</w:t>
      </w:r>
      <w:r w:rsidR="00DA7228" w:rsidRPr="002E290D">
        <w:rPr>
          <w:rFonts w:cs="Arial"/>
          <w:bCs/>
          <w:iCs/>
          <w:szCs w:val="22"/>
          <w:lang w:val="es-CO"/>
        </w:rPr>
        <w:t xml:space="preserve"> </w:t>
      </w:r>
      <w:r w:rsidR="00935EE1" w:rsidRPr="002E290D">
        <w:rPr>
          <w:rFonts w:cs="Arial"/>
          <w:bCs/>
          <w:iCs/>
          <w:szCs w:val="22"/>
          <w:lang w:val="es-CO"/>
        </w:rPr>
        <w:t xml:space="preserve">apoyar su ejecución a través de la </w:t>
      </w:r>
      <w:r w:rsidR="00935EE1" w:rsidRPr="002E290D">
        <w:rPr>
          <w:szCs w:val="22"/>
          <w:lang w:val="es-CO"/>
        </w:rPr>
        <w:t xml:space="preserve">evaluación de la confiabilidad de una Red Neuronal </w:t>
      </w:r>
      <w:proofErr w:type="spellStart"/>
      <w:r w:rsidR="00935EE1" w:rsidRPr="002E290D">
        <w:rPr>
          <w:szCs w:val="22"/>
          <w:lang w:val="es-CO"/>
        </w:rPr>
        <w:t>Convolucional</w:t>
      </w:r>
      <w:proofErr w:type="spellEnd"/>
      <w:r w:rsidR="00935EE1" w:rsidRPr="002E290D">
        <w:rPr>
          <w:szCs w:val="22"/>
          <w:lang w:val="es-CO"/>
        </w:rPr>
        <w:t xml:space="preserve"> implementada en</w:t>
      </w:r>
      <w:r w:rsidR="00DA7228" w:rsidRPr="002E290D">
        <w:rPr>
          <w:szCs w:val="22"/>
          <w:lang w:val="es-CO"/>
        </w:rPr>
        <w:t xml:space="preserve"> alto nivel</w:t>
      </w:r>
      <w:r w:rsidR="00935EE1" w:rsidRPr="002E290D">
        <w:rPr>
          <w:szCs w:val="22"/>
          <w:lang w:val="es-CO"/>
        </w:rPr>
        <w:t>.</w:t>
      </w:r>
      <w:r w:rsidRPr="002E290D">
        <w:rPr>
          <w:rFonts w:cs="Arial"/>
          <w:bCs/>
          <w:iCs/>
          <w:szCs w:val="22"/>
          <w:lang w:val="es-CO"/>
        </w:rPr>
        <w:t xml:space="preserve"> En este sentido, se pretende abordar solo el nivel de aplicación de la red neuronal, utilizando para el caso un entorno de desarrollo como Python o Matlab.</w:t>
      </w:r>
    </w:p>
    <w:p w14:paraId="23B82B66" w14:textId="77777777" w:rsidR="00935EE1" w:rsidRPr="002E290D" w:rsidRDefault="00935EE1" w:rsidP="00E11F0C">
      <w:pPr>
        <w:rPr>
          <w:rFonts w:cs="Arial"/>
          <w:bCs/>
          <w:iCs/>
          <w:szCs w:val="22"/>
          <w:lang w:val="es-CO"/>
        </w:rPr>
      </w:pPr>
    </w:p>
    <w:p w14:paraId="6B659CE0" w14:textId="77777777" w:rsidR="00935EE1" w:rsidRPr="002E290D" w:rsidRDefault="00935EE1" w:rsidP="00E11F0C">
      <w:pPr>
        <w:rPr>
          <w:rFonts w:cs="Arial"/>
          <w:b/>
          <w:iCs/>
          <w:color w:val="FF0000"/>
          <w:szCs w:val="22"/>
          <w:lang w:val="es-CO"/>
        </w:rPr>
      </w:pPr>
    </w:p>
    <w:p w14:paraId="34403FC0" w14:textId="77777777" w:rsidR="00935EE1" w:rsidRPr="002E290D" w:rsidRDefault="00935EE1" w:rsidP="002C7C2D">
      <w:pPr>
        <w:pStyle w:val="Prrafodelista"/>
        <w:numPr>
          <w:ilvl w:val="1"/>
          <w:numId w:val="3"/>
        </w:numPr>
        <w:rPr>
          <w:rFonts w:cs="Arial"/>
          <w:bCs/>
          <w:iCs/>
          <w:szCs w:val="22"/>
          <w:lang w:val="es-CO"/>
        </w:rPr>
      </w:pPr>
      <w:r w:rsidRPr="002E290D">
        <w:rPr>
          <w:rFonts w:cs="Arial"/>
          <w:b/>
          <w:iCs/>
          <w:szCs w:val="22"/>
          <w:lang w:val="es-CO"/>
        </w:rPr>
        <w:t>Estado del arte</w:t>
      </w:r>
    </w:p>
    <w:p w14:paraId="1FDA84B0" w14:textId="77777777" w:rsidR="00935EE1" w:rsidRPr="002E290D" w:rsidRDefault="00935EE1" w:rsidP="00986B97">
      <w:pPr>
        <w:rPr>
          <w:rFonts w:cs="Arial"/>
          <w:bCs/>
          <w:iCs/>
          <w:szCs w:val="22"/>
          <w:lang w:val="es-CO"/>
        </w:rPr>
      </w:pPr>
    </w:p>
    <w:p w14:paraId="575F102D" w14:textId="74283AE4" w:rsidR="00935EE1" w:rsidRPr="008E4EA7" w:rsidRDefault="00990621" w:rsidP="00BA6AD5">
      <w:pPr>
        <w:rPr>
          <w:rFonts w:eastAsiaTheme="minorHAnsi" w:cs="Arial"/>
          <w:szCs w:val="22"/>
          <w:lang w:val="es-CO" w:eastAsia="en-US"/>
        </w:rPr>
      </w:pPr>
      <w:r w:rsidRPr="002E290D">
        <w:rPr>
          <w:rFonts w:cs="Arial"/>
          <w:bCs/>
          <w:iCs/>
          <w:szCs w:val="22"/>
          <w:lang w:val="es-CO"/>
        </w:rPr>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E290D">
        <w:rPr>
          <w:rFonts w:cs="Arial"/>
          <w:bCs/>
          <w:iCs/>
          <w:szCs w:val="22"/>
          <w:lang w:val="es-CO"/>
        </w:rPr>
        <w:t>través</w:t>
      </w:r>
      <w:r w:rsidRPr="002E290D">
        <w:rPr>
          <w:rFonts w:cs="Arial"/>
          <w:bCs/>
          <w:iCs/>
          <w:szCs w:val="22"/>
          <w:lang w:val="es-CO"/>
        </w:rPr>
        <w:t xml:space="preserve"> de pruebas tradicionales.</w:t>
      </w:r>
      <w:r w:rsidR="00486F3D" w:rsidRPr="002E290D">
        <w:rPr>
          <w:rFonts w:cs="Arial"/>
          <w:bCs/>
          <w:iCs/>
          <w:szCs w:val="22"/>
          <w:lang w:val="es-CO"/>
        </w:rPr>
        <w:t xml:space="preserve"> En</w:t>
      </w:r>
      <w:r w:rsidR="00935EE1" w:rsidRPr="002E290D">
        <w:rPr>
          <w:rFonts w:cs="Arial"/>
          <w:bCs/>
          <w:iCs/>
          <w:szCs w:val="22"/>
          <w:lang w:val="es-CO"/>
        </w:rPr>
        <w:t xml:space="preserve"> </w:t>
      </w:r>
      <w:r w:rsidR="00AF1B95">
        <w:rPr>
          <w:rFonts w:cs="Arial"/>
          <w:bCs/>
          <w:iCs/>
          <w:szCs w:val="22"/>
          <w:lang w:val="es-CO"/>
        </w:rPr>
        <w:fldChar w:fldCharType="begin" w:fldLock="1"/>
      </w:r>
      <w:r w:rsidR="00AF1B95">
        <w:rPr>
          <w:rFonts w:cs="Arial"/>
          <w:bCs/>
          <w:iCs/>
          <w:szCs w:val="22"/>
          <w:lang w:val="es-CO"/>
        </w:rPr>
        <w:instrText>ADDIN CSL_CITATION {"citationItems":[{"id":"ITEM-1","itemData":{"DOI":"10.1109/DSD51259.2020.00109","ISBN":"9781728195353","author":[{"dropping-particle":"","family":"Ruospo","given":"Annachiara","non-dropping-particle":"","parse-names":false,"suffix":""},{"dropping-particle":"","family":"Bosio","given":"Alberto","non-dropping-particle":"","parse-names":false,"suffix":""},{"dropping-particle":"","family":"Ianne","given":"Alessandro","non-dropping-particle":"","parse-names":false,"suffix":""},{"dropping-particle":"","family":"Sanchez","given":"Ernesto","non-dropping-particle":"","parse-names":false,"suffix":""},{"dropping-particle":"","family":"Torino","given":"Politecnico","non-dropping-particle":"","parse-names":false,"suffix":""},{"dropping-particle":"De","family":"Lyon","given":"Ecole Centrale","non-dropping-particle":"","parse-names":false,"suffix":""}],"id":"ITEM-1","issued":{"date-parts":[["2020"]]},"page":"672-679","title":"Evaluating Convolutional Neural Networks Reliability depending on their Data Representation","type":"article-journal"},"uris":["http://www.mendeley.com/documents/?uuid=d0aba3d6-93b4-48d7-93e9-4729bc4e2e92"]}],"mendeley":{"formattedCitation":"(Ruospo et al., 2020)","plainTextFormattedCitation":"(Ruospo et al., 2020)","previouslyFormattedCitation":"(Ruospo et al., 2020)"},"properties":{"noteIndex":0},"schema":"https://github.com/citation-style-language/schema/raw/master/csl-citation.json"}</w:instrText>
      </w:r>
      <w:r w:rsidR="00AF1B95">
        <w:rPr>
          <w:rFonts w:cs="Arial"/>
          <w:bCs/>
          <w:iCs/>
          <w:szCs w:val="22"/>
          <w:lang w:val="es-CO"/>
        </w:rPr>
        <w:fldChar w:fldCharType="separate"/>
      </w:r>
      <w:r w:rsidR="00AF1B95" w:rsidRPr="00AF1B95">
        <w:rPr>
          <w:rFonts w:cs="Arial"/>
          <w:bCs/>
          <w:iCs/>
          <w:noProof/>
          <w:szCs w:val="22"/>
          <w:lang w:val="es-CO"/>
        </w:rPr>
        <w:t>(Ruospo et al., 2020)</w:t>
      </w:r>
      <w:r w:rsidR="00AF1B95">
        <w:rPr>
          <w:rFonts w:cs="Arial"/>
          <w:bCs/>
          <w:iCs/>
          <w:szCs w:val="22"/>
          <w:lang w:val="es-CO"/>
        </w:rPr>
        <w:fldChar w:fldCharType="end"/>
      </w:r>
      <w:r w:rsidR="00486F3D" w:rsidRPr="002E290D">
        <w:rPr>
          <w:color w:val="000000"/>
          <w:lang w:val="es-CO"/>
        </w:rPr>
        <w:t xml:space="preserve"> y </w:t>
      </w:r>
      <w:r w:rsidR="00AF1B95">
        <w:rPr>
          <w:rFonts w:eastAsiaTheme="minorHAnsi" w:cs="Arial"/>
          <w:color w:val="000000"/>
          <w:szCs w:val="22"/>
          <w:lang w:val="es-CO" w:eastAsia="en-US"/>
        </w:rPr>
        <w:fldChar w:fldCharType="begin" w:fldLock="1"/>
      </w:r>
      <w:r w:rsidR="002A0D27">
        <w:rPr>
          <w:rFonts w:eastAsiaTheme="minorHAnsi" w:cs="Arial"/>
          <w:color w:val="000000"/>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AF1B95">
        <w:rPr>
          <w:rFonts w:eastAsiaTheme="minorHAnsi" w:cs="Arial"/>
          <w:color w:val="000000"/>
          <w:szCs w:val="22"/>
          <w:lang w:val="es-CO" w:eastAsia="en-US"/>
        </w:rPr>
        <w:fldChar w:fldCharType="separate"/>
      </w:r>
      <w:r w:rsidR="00AF1B95" w:rsidRPr="00AF1B95">
        <w:rPr>
          <w:rFonts w:eastAsiaTheme="minorHAnsi" w:cs="Arial"/>
          <w:noProof/>
          <w:color w:val="000000"/>
          <w:szCs w:val="22"/>
          <w:lang w:val="es-CO" w:eastAsia="en-US"/>
        </w:rPr>
        <w:t>(Ruospo et al., 2021)</w:t>
      </w:r>
      <w:r w:rsidR="00AF1B95">
        <w:rPr>
          <w:rFonts w:eastAsiaTheme="minorHAnsi" w:cs="Arial"/>
          <w:color w:val="000000"/>
          <w:szCs w:val="22"/>
          <w:lang w:val="es-CO" w:eastAsia="en-US"/>
        </w:rPr>
        <w:fldChar w:fldCharType="end"/>
      </w:r>
      <w:r w:rsidR="00935EE1" w:rsidRPr="002E290D">
        <w:rPr>
          <w:rFonts w:cs="Arial"/>
          <w:bCs/>
          <w:iCs/>
          <w:szCs w:val="22"/>
          <w:lang w:val="es-CO"/>
        </w:rPr>
        <w:t xml:space="preserve"> </w:t>
      </w:r>
      <w:r w:rsidR="00486F3D" w:rsidRPr="002E290D">
        <w:rPr>
          <w:rFonts w:cs="Arial"/>
          <w:bCs/>
          <w:iCs/>
          <w:szCs w:val="22"/>
          <w:lang w:val="es-CO"/>
        </w:rPr>
        <w:t xml:space="preserve">se </w:t>
      </w:r>
      <w:r w:rsidR="00935EE1" w:rsidRPr="002E290D">
        <w:rPr>
          <w:rFonts w:cs="Arial"/>
          <w:bCs/>
          <w:iCs/>
          <w:szCs w:val="22"/>
          <w:lang w:val="es-CO"/>
        </w:rPr>
        <w:t>realiza</w:t>
      </w:r>
      <w:r w:rsidR="00486F3D" w:rsidRPr="002E290D">
        <w:rPr>
          <w:rFonts w:cs="Arial"/>
          <w:bCs/>
          <w:iCs/>
          <w:szCs w:val="22"/>
          <w:lang w:val="es-CO"/>
        </w:rPr>
        <w:t xml:space="preserve">n </w:t>
      </w:r>
      <w:r w:rsidR="00935EE1" w:rsidRPr="002E290D">
        <w:rPr>
          <w:rFonts w:cs="Arial"/>
          <w:bCs/>
          <w:iCs/>
          <w:szCs w:val="22"/>
          <w:lang w:val="es-CO"/>
        </w:rPr>
        <w:t>estudio</w:t>
      </w:r>
      <w:r w:rsidR="00486F3D" w:rsidRPr="002E290D">
        <w:rPr>
          <w:rFonts w:cs="Arial"/>
          <w:bCs/>
          <w:iCs/>
          <w:szCs w:val="22"/>
          <w:lang w:val="es-CO"/>
        </w:rPr>
        <w:t>s</w:t>
      </w:r>
      <w:r w:rsidR="00935EE1" w:rsidRPr="002E290D">
        <w:rPr>
          <w:rFonts w:cs="Arial"/>
          <w:bCs/>
          <w:iCs/>
          <w:szCs w:val="22"/>
          <w:lang w:val="es-CO"/>
        </w:rPr>
        <w:t xml:space="preserve"> de inyección de fallos</w:t>
      </w:r>
      <w:r w:rsidR="00486F3D" w:rsidRPr="002E290D">
        <w:rPr>
          <w:rFonts w:cs="Arial"/>
          <w:bCs/>
          <w:iCs/>
          <w:szCs w:val="22"/>
          <w:lang w:val="es-CO"/>
        </w:rPr>
        <w:t xml:space="preserve"> en </w:t>
      </w:r>
      <w:proofErr w:type="spellStart"/>
      <w:r w:rsidR="00486F3D" w:rsidRPr="002E290D">
        <w:rPr>
          <w:rFonts w:cs="Arial"/>
          <w:bCs/>
          <w:iCs/>
          <w:szCs w:val="22"/>
          <w:lang w:val="es-CO"/>
        </w:rPr>
        <w:t>CNNs</w:t>
      </w:r>
      <w:proofErr w:type="spellEnd"/>
      <w:r w:rsidR="00935EE1" w:rsidRPr="002E290D">
        <w:rPr>
          <w:rFonts w:cs="Arial"/>
          <w:bCs/>
          <w:iCs/>
          <w:szCs w:val="22"/>
          <w:lang w:val="es-CO"/>
        </w:rPr>
        <w:t xml:space="preserve"> mediante software utilizando dos tipos </w:t>
      </w:r>
      <w:r w:rsidR="00486F3D" w:rsidRPr="002E290D">
        <w:rPr>
          <w:rFonts w:cs="Arial"/>
          <w:bCs/>
          <w:iCs/>
          <w:szCs w:val="22"/>
          <w:lang w:val="es-CO"/>
        </w:rPr>
        <w:t xml:space="preserve">de representación de </w:t>
      </w:r>
      <w:r w:rsidR="00935EE1" w:rsidRPr="002E290D">
        <w:rPr>
          <w:rFonts w:cs="Arial"/>
          <w:bCs/>
          <w:iCs/>
          <w:szCs w:val="22"/>
          <w:lang w:val="es-CO"/>
        </w:rPr>
        <w:t>datos</w:t>
      </w:r>
      <w:r w:rsidR="00486F3D" w:rsidRPr="002E290D">
        <w:rPr>
          <w:rFonts w:cs="Arial"/>
          <w:bCs/>
          <w:iCs/>
          <w:szCs w:val="22"/>
          <w:lang w:val="es-CO"/>
        </w:rPr>
        <w:t xml:space="preserve"> para los pesos, </w:t>
      </w:r>
      <w:r w:rsidR="00935EE1" w:rsidRPr="002E290D">
        <w:rPr>
          <w:rFonts w:cs="Arial"/>
          <w:bCs/>
          <w:iCs/>
          <w:szCs w:val="22"/>
          <w:lang w:val="es-CO"/>
        </w:rPr>
        <w:t>punto flotante y punto fijo</w:t>
      </w:r>
      <w:r w:rsidR="002F5BA6" w:rsidRPr="002E290D">
        <w:rPr>
          <w:rFonts w:cs="Arial"/>
          <w:bCs/>
          <w:iCs/>
          <w:szCs w:val="22"/>
          <w:lang w:val="es-CO"/>
        </w:rPr>
        <w:t>.</w:t>
      </w:r>
      <w:r w:rsidR="00486F3D" w:rsidRPr="002E290D">
        <w:rPr>
          <w:rFonts w:cs="Arial"/>
          <w:bCs/>
          <w:iCs/>
          <w:szCs w:val="22"/>
          <w:lang w:val="es-CO"/>
        </w:rPr>
        <w:t xml:space="preserve"> Uno de </w:t>
      </w:r>
      <w:r w:rsidR="00486F3D" w:rsidRPr="00462E8E">
        <w:rPr>
          <w:rFonts w:eastAsiaTheme="minorHAnsi" w:cs="Arial"/>
          <w:szCs w:val="22"/>
          <w:lang w:val="es-CO" w:eastAsia="en-US"/>
        </w:rPr>
        <w:t>s</w:t>
      </w:r>
      <w:r w:rsidR="00935EE1" w:rsidRPr="00462E8E">
        <w:rPr>
          <w:rFonts w:eastAsiaTheme="minorHAnsi" w:cs="Arial"/>
          <w:szCs w:val="22"/>
          <w:lang w:val="es-CO" w:eastAsia="en-US"/>
        </w:rPr>
        <w:t>u</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objetivo</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principal</w:t>
      </w:r>
      <w:r w:rsidR="00486F3D" w:rsidRPr="00462E8E">
        <w:rPr>
          <w:rFonts w:eastAsiaTheme="minorHAnsi" w:cs="Arial"/>
          <w:szCs w:val="22"/>
          <w:lang w:val="es-CO" w:eastAsia="en-US"/>
        </w:rPr>
        <w:t>es</w:t>
      </w:r>
      <w:r w:rsidR="00935EE1" w:rsidRPr="008E4EA7">
        <w:rPr>
          <w:rFonts w:eastAsiaTheme="minorHAnsi" w:cs="Arial"/>
          <w:szCs w:val="22"/>
          <w:lang w:val="es-CO" w:eastAsia="en-US"/>
        </w:rPr>
        <w:t xml:space="preserve"> radica en identificar la combinación óptima entre tipo de datos, reducción de bits y confiabilidad. Los resultados de</w:t>
      </w:r>
      <w:r w:rsidR="00486F3D" w:rsidRPr="008E4EA7">
        <w:rPr>
          <w:rFonts w:eastAsiaTheme="minorHAnsi" w:cs="Arial"/>
          <w:szCs w:val="22"/>
          <w:lang w:val="es-CO" w:eastAsia="en-US"/>
        </w:rPr>
        <w:t xml:space="preserve"> estos</w:t>
      </w:r>
      <w:r w:rsidR="00935EE1" w:rsidRPr="008E4EA7">
        <w:rPr>
          <w:rFonts w:eastAsiaTheme="minorHAnsi" w:cs="Arial"/>
          <w:szCs w:val="22"/>
          <w:lang w:val="es-CO" w:eastAsia="en-US"/>
        </w:rPr>
        <w:t xml:space="preserve"> estudio</w:t>
      </w:r>
      <w:r w:rsidR="00486F3D" w:rsidRPr="008E4EA7">
        <w:rPr>
          <w:rFonts w:eastAsiaTheme="minorHAnsi" w:cs="Arial"/>
          <w:szCs w:val="22"/>
          <w:lang w:val="es-CO" w:eastAsia="en-US"/>
        </w:rPr>
        <w:t>s</w:t>
      </w:r>
      <w:r w:rsidR="00935EE1" w:rsidRPr="008E4EA7">
        <w:rPr>
          <w:rFonts w:eastAsiaTheme="minorHAnsi" w:cs="Arial"/>
          <w:szCs w:val="22"/>
          <w:lang w:val="es-CO" w:eastAsia="en-US"/>
        </w:rPr>
        <w:t xml:space="preserve"> indican </w:t>
      </w:r>
      <w:r w:rsidR="00CD386A" w:rsidRPr="008E4EA7">
        <w:rPr>
          <w:rFonts w:eastAsiaTheme="minorHAnsi" w:cs="Arial"/>
          <w:szCs w:val="22"/>
          <w:lang w:val="es-CO" w:eastAsia="en-US"/>
        </w:rPr>
        <w:t>que,</w:t>
      </w:r>
      <w:r w:rsidR="00486F3D" w:rsidRPr="008E4EA7">
        <w:rPr>
          <w:rFonts w:eastAsiaTheme="minorHAnsi" w:cs="Arial"/>
          <w:szCs w:val="22"/>
          <w:lang w:val="es-CO" w:eastAsia="en-US"/>
        </w:rPr>
        <w:t xml:space="preserve"> para una CNN,</w:t>
      </w:r>
      <w:r w:rsidR="00935EE1" w:rsidRPr="008E4EA7">
        <w:rPr>
          <w:rFonts w:eastAsiaTheme="minorHAnsi" w:cs="Arial"/>
          <w:szCs w:val="22"/>
          <w:lang w:val="es-CO" w:eastAsia="en-US"/>
        </w:rPr>
        <w:t xml:space="preserve"> el uso de datos en punto fijo proporciona la mejor relación entre </w:t>
      </w:r>
      <w:r w:rsidR="00486F3D" w:rsidRPr="008E4EA7">
        <w:rPr>
          <w:rFonts w:eastAsiaTheme="minorHAnsi" w:cs="Arial"/>
          <w:szCs w:val="22"/>
          <w:lang w:val="es-CO" w:eastAsia="en-US"/>
        </w:rPr>
        <w:t xml:space="preserve">uso </w:t>
      </w:r>
      <w:r w:rsidR="00935EE1" w:rsidRPr="008E4EA7">
        <w:rPr>
          <w:rFonts w:eastAsiaTheme="minorHAnsi" w:cs="Arial"/>
          <w:szCs w:val="22"/>
          <w:lang w:val="es-CO" w:eastAsia="en-US"/>
        </w:rPr>
        <w:t>de memoria y confiabilidad.</w:t>
      </w:r>
      <w:r w:rsidR="00696BB2">
        <w:rPr>
          <w:rFonts w:eastAsiaTheme="minorHAnsi" w:cs="Arial"/>
          <w:szCs w:val="22"/>
          <w:lang w:val="es-CO" w:eastAsia="en-US"/>
        </w:rPr>
        <w:t xml:space="preserve"> En la figura 4 se observa de manera general el procedimiento de inyección de fallos hecho por </w:t>
      </w:r>
      <w:r w:rsidR="00696BB2">
        <w:rPr>
          <w:rFonts w:eastAsiaTheme="minorHAnsi" w:cs="Arial"/>
          <w:szCs w:val="22"/>
          <w:lang w:val="es-CO" w:eastAsia="en-US"/>
        </w:rPr>
        <w:fldChar w:fldCharType="begin" w:fldLock="1"/>
      </w:r>
      <w:r w:rsidR="00EC7D18">
        <w:rPr>
          <w:rFonts w:eastAsiaTheme="minorHAnsi" w:cs="Arial"/>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696BB2">
        <w:rPr>
          <w:rFonts w:eastAsiaTheme="minorHAnsi" w:cs="Arial"/>
          <w:szCs w:val="22"/>
          <w:lang w:val="es-CO" w:eastAsia="en-US"/>
        </w:rPr>
        <w:fldChar w:fldCharType="separate"/>
      </w:r>
      <w:r w:rsidR="00696BB2" w:rsidRPr="00696BB2">
        <w:rPr>
          <w:rFonts w:eastAsiaTheme="minorHAnsi" w:cs="Arial"/>
          <w:noProof/>
          <w:szCs w:val="22"/>
          <w:lang w:val="es-CO" w:eastAsia="en-US"/>
        </w:rPr>
        <w:t>(Ruospo et al., 2021)</w:t>
      </w:r>
      <w:r w:rsidR="00696BB2">
        <w:rPr>
          <w:rFonts w:eastAsiaTheme="minorHAnsi" w:cs="Arial"/>
          <w:szCs w:val="22"/>
          <w:lang w:val="es-CO" w:eastAsia="en-US"/>
        </w:rPr>
        <w:fldChar w:fldCharType="end"/>
      </w:r>
      <w:r w:rsidR="00696BB2">
        <w:rPr>
          <w:rFonts w:eastAsiaTheme="minorHAnsi" w:cs="Arial"/>
          <w:szCs w:val="22"/>
          <w:lang w:val="es-CO" w:eastAsia="en-US"/>
        </w:rPr>
        <w:t>.</w:t>
      </w:r>
    </w:p>
    <w:p w14:paraId="5469C1CD" w14:textId="783CA5CB" w:rsidR="002F5BA6" w:rsidRPr="005659BA" w:rsidRDefault="002F5BA6" w:rsidP="00BA6AD5">
      <w:pPr>
        <w:rPr>
          <w:rFonts w:eastAsiaTheme="minorHAnsi" w:cs="Arial"/>
          <w:szCs w:val="22"/>
          <w:lang w:val="es-CO" w:eastAsia="en-US"/>
        </w:rPr>
      </w:pPr>
    </w:p>
    <w:p w14:paraId="49B15229" w14:textId="32A9BAA6" w:rsidR="002F5BA6" w:rsidRPr="005659BA" w:rsidRDefault="002F5BA6" w:rsidP="00BA6AD5">
      <w:pPr>
        <w:rPr>
          <w:rFonts w:eastAsiaTheme="minorHAnsi" w:cs="Arial"/>
          <w:szCs w:val="22"/>
          <w:lang w:val="es-CO" w:eastAsia="en-US"/>
        </w:rPr>
      </w:pPr>
    </w:p>
    <w:p w14:paraId="1E012A3F" w14:textId="77777777" w:rsidR="002F5BA6" w:rsidRPr="005659BA" w:rsidRDefault="002F5BA6" w:rsidP="00BA6AD5">
      <w:pPr>
        <w:rPr>
          <w:rFonts w:eastAsiaTheme="minorHAnsi" w:cs="Arial"/>
          <w:szCs w:val="22"/>
          <w:lang w:val="es-CO" w:eastAsia="en-US"/>
        </w:rPr>
      </w:pPr>
    </w:p>
    <w:p w14:paraId="4A54A07C" w14:textId="6877AFEE" w:rsidR="00A64AC9" w:rsidRPr="002E290D" w:rsidRDefault="00A64AC9" w:rsidP="00A64AC9">
      <w:pPr>
        <w:rPr>
          <w:szCs w:val="22"/>
          <w:lang w:val="es-CO"/>
        </w:rPr>
      </w:pPr>
    </w:p>
    <w:p w14:paraId="2B9D8020" w14:textId="49D1E6B2" w:rsidR="00A64AC9" w:rsidRPr="002E290D" w:rsidRDefault="00A64AC9" w:rsidP="00A64AC9">
      <w:pPr>
        <w:rPr>
          <w:szCs w:val="22"/>
          <w:lang w:val="es-CO"/>
        </w:rPr>
      </w:pPr>
      <w:r w:rsidRPr="00696BB2">
        <w:rPr>
          <w:noProof/>
          <w:lang w:val="en-US" w:eastAsia="en-US"/>
        </w:rPr>
        <w:lastRenderedPageBreak/>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4C211005" w14:textId="77777777" w:rsidR="00961467" w:rsidRPr="002E290D" w:rsidRDefault="00961467" w:rsidP="00961467">
      <w:pPr>
        <w:rPr>
          <w:rFonts w:eastAsiaTheme="minorHAnsi" w:cs="Arial"/>
          <w:i/>
          <w:szCs w:val="22"/>
          <w:lang w:val="es-CO" w:eastAsia="en-US"/>
        </w:rPr>
      </w:pPr>
    </w:p>
    <w:p w14:paraId="5449259D" w14:textId="2C5D3C45" w:rsidR="00A64AC9" w:rsidRPr="002E290D" w:rsidRDefault="00961467" w:rsidP="0002591F">
      <w:pPr>
        <w:rPr>
          <w:i/>
          <w:szCs w:val="22"/>
          <w:lang w:val="es-CO"/>
        </w:rPr>
      </w:pPr>
      <w:r w:rsidRPr="002E290D">
        <w:rPr>
          <w:i/>
          <w:szCs w:val="22"/>
          <w:lang w:val="es-CO"/>
        </w:rPr>
        <w:t xml:space="preserve">Figura 4. Escenario de inyección de fallos propuesto en el trabajo de </w:t>
      </w:r>
      <w:sdt>
        <w:sdtPr>
          <w:rPr>
            <w:i/>
            <w:color w:val="000000"/>
            <w:szCs w:val="22"/>
            <w:lang w:val="es-CO"/>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488794045"/>
          <w:placeholder>
            <w:docPart w:val="B1E29ED1C52140BEA8ED83205C42FC51"/>
          </w:placeholder>
        </w:sdtPr>
        <w:sdtEndPr>
          <w:rPr>
            <w:szCs w:val="20"/>
          </w:rPr>
        </w:sdtEndPr>
        <w:sdtContent>
          <w:r w:rsidRPr="002E290D">
            <w:rPr>
              <w:i/>
              <w:color w:val="000000"/>
              <w:lang w:val="es-CO"/>
            </w:rPr>
            <w:t>(</w:t>
          </w:r>
          <w:proofErr w:type="spellStart"/>
          <w:r w:rsidRPr="002E290D">
            <w:rPr>
              <w:i/>
              <w:color w:val="000000"/>
              <w:lang w:val="es-CO"/>
            </w:rPr>
            <w:t>Ruospo</w:t>
          </w:r>
          <w:proofErr w:type="spellEnd"/>
          <w:r w:rsidRPr="002E290D">
            <w:rPr>
              <w:i/>
              <w:color w:val="000000"/>
              <w:lang w:val="es-CO"/>
            </w:rPr>
            <w:t xml:space="preserve"> et al., 2021)</w:t>
          </w:r>
        </w:sdtContent>
      </w:sdt>
    </w:p>
    <w:p w14:paraId="32F7DE1E" w14:textId="0FDDDE0A" w:rsidR="00A64AC9" w:rsidRPr="00462E8E" w:rsidRDefault="00A64AC9" w:rsidP="002E290D">
      <w:pPr>
        <w:jc w:val="center"/>
        <w:rPr>
          <w:rFonts w:eastAsiaTheme="minorHAnsi" w:cs="Arial"/>
          <w:szCs w:val="22"/>
          <w:lang w:val="es-CO" w:eastAsia="en-US"/>
        </w:rPr>
      </w:pPr>
      <w:r w:rsidRPr="002E290D">
        <w:rPr>
          <w:i/>
          <w:sz w:val="16"/>
          <w:szCs w:val="16"/>
          <w:lang w:val="es-CO"/>
        </w:rPr>
        <w:t xml:space="preserve">Fuente: </w:t>
      </w:r>
      <w:hyperlink r:id="rId18" w:history="1">
        <w:r w:rsidRPr="002E290D">
          <w:rPr>
            <w:rStyle w:val="Hipervnculo"/>
            <w:i/>
            <w:sz w:val="16"/>
            <w:szCs w:val="16"/>
            <w:lang w:val="es-CO"/>
          </w:rPr>
          <w:t>https://www.sciencedirect.com/science/article/pii/S0141933121004786</w:t>
        </w:r>
      </w:hyperlink>
    </w:p>
    <w:p w14:paraId="5569B187" w14:textId="7728FE94" w:rsidR="00CB7B3D" w:rsidDel="00C3009F" w:rsidRDefault="002F5BA6" w:rsidP="00C3009F">
      <w:pPr>
        <w:pStyle w:val="NormalWeb"/>
        <w:spacing w:before="240" w:beforeAutospacing="0" w:after="240" w:afterAutospacing="0"/>
        <w:jc w:val="both"/>
        <w:rPr>
          <w:del w:id="6" w:author="PC" w:date="2024-06-28T10:17:00Z"/>
          <w:rFonts w:ascii="Arial" w:hAnsi="Arial" w:cs="Arial"/>
          <w:color w:val="000000"/>
          <w:sz w:val="22"/>
          <w:szCs w:val="22"/>
        </w:rPr>
        <w:pPrChange w:id="7" w:author="PC" w:date="2024-06-28T10:17:00Z">
          <w:pPr>
            <w:pStyle w:val="NormalWeb"/>
            <w:jc w:val="both"/>
          </w:pPr>
        </w:pPrChange>
      </w:pPr>
      <w:r w:rsidRPr="00462E8E">
        <w:rPr>
          <w:rFonts w:ascii="Arial" w:hAnsi="Arial" w:cs="Arial"/>
          <w:color w:val="000000"/>
          <w:sz w:val="22"/>
          <w:szCs w:val="22"/>
        </w:rPr>
        <w:t xml:space="preserve">En la literatura se encuentra disponibles </w:t>
      </w:r>
      <w:r w:rsidR="00545C7B" w:rsidRPr="00462E8E">
        <w:rPr>
          <w:rFonts w:ascii="Arial" w:hAnsi="Arial" w:cs="Arial"/>
          <w:color w:val="000000"/>
          <w:sz w:val="22"/>
          <w:szCs w:val="22"/>
        </w:rPr>
        <w:t xml:space="preserve">algunas herramientas para evaluar la confiablidad de </w:t>
      </w:r>
      <w:proofErr w:type="spellStart"/>
      <w:r w:rsidR="00545C7B" w:rsidRPr="00462E8E">
        <w:rPr>
          <w:rFonts w:ascii="Arial" w:hAnsi="Arial" w:cs="Arial"/>
          <w:color w:val="000000"/>
          <w:sz w:val="22"/>
          <w:szCs w:val="22"/>
        </w:rPr>
        <w:t>CNNs</w:t>
      </w:r>
      <w:proofErr w:type="spellEnd"/>
      <w:r w:rsidR="00545C7B" w:rsidRPr="00462E8E">
        <w:rPr>
          <w:rFonts w:ascii="Arial" w:hAnsi="Arial" w:cs="Arial"/>
          <w:color w:val="000000"/>
          <w:sz w:val="22"/>
          <w:szCs w:val="22"/>
        </w:rPr>
        <w:t xml:space="preserve"> implementadas sobre lenguajes de alto nivel como Python, que emulan fallas de hardware y software</w:t>
      </w:r>
      <w:r w:rsidR="00EA6E24" w:rsidRPr="00462E8E">
        <w:rPr>
          <w:rFonts w:ascii="Arial" w:hAnsi="Arial" w:cs="Arial"/>
          <w:color w:val="000000"/>
          <w:sz w:val="22"/>
          <w:szCs w:val="22"/>
        </w:rPr>
        <w:t>.</w:t>
      </w:r>
      <w:r w:rsidR="00545C7B" w:rsidRPr="008E4EA7">
        <w:rPr>
          <w:rFonts w:ascii="Arial" w:hAnsi="Arial" w:cs="Arial"/>
          <w:color w:val="000000"/>
          <w:sz w:val="22"/>
          <w:szCs w:val="22"/>
        </w:rPr>
        <w:t xml:space="preserve"> Estas herramientas se basan en inyectar errores en los modelos de aprendizaje automático </w:t>
      </w:r>
      <w:r w:rsidR="00EA6E24" w:rsidRPr="008E4EA7">
        <w:rPr>
          <w:rFonts w:ascii="Arial" w:hAnsi="Arial" w:cs="Arial"/>
          <w:color w:val="000000"/>
          <w:sz w:val="22"/>
          <w:szCs w:val="22"/>
        </w:rPr>
        <w:t>con el fin de detectar potenciales</w:t>
      </w:r>
      <w:r w:rsidR="00545C7B" w:rsidRPr="008E4EA7">
        <w:rPr>
          <w:rFonts w:ascii="Arial" w:hAnsi="Arial" w:cs="Arial"/>
          <w:color w:val="000000"/>
          <w:sz w:val="22"/>
          <w:szCs w:val="22"/>
        </w:rPr>
        <w:t xml:space="preserve"> vulnerabilidades.</w:t>
      </w:r>
      <w:r w:rsidR="00BE77C5" w:rsidRPr="008E4EA7">
        <w:rPr>
          <w:rFonts w:ascii="Arial" w:hAnsi="Arial" w:cs="Arial"/>
          <w:color w:val="000000"/>
          <w:sz w:val="22"/>
          <w:szCs w:val="22"/>
        </w:rPr>
        <w:t xml:space="preserve"> La inyección de fallos s</w:t>
      </w:r>
      <w:ins w:id="8" w:author="PC" w:date="2024-06-28T10:18:00Z">
        <w:r w:rsidR="00A57986">
          <w:rPr>
            <w:rFonts w:ascii="Arial" w:hAnsi="Arial" w:cs="Arial"/>
            <w:color w:val="000000"/>
            <w:sz w:val="22"/>
            <w:szCs w:val="22"/>
          </w:rPr>
          <w:t>e puede realizar antes</w:t>
        </w:r>
        <w:r w:rsidR="000875F0">
          <w:rPr>
            <w:rFonts w:ascii="Arial" w:hAnsi="Arial" w:cs="Arial"/>
            <w:color w:val="000000"/>
            <w:sz w:val="22"/>
            <w:szCs w:val="22"/>
          </w:rPr>
          <w:t xml:space="preserve"> o durante</w:t>
        </w:r>
      </w:ins>
      <w:ins w:id="9" w:author="PC" w:date="2024-06-28T10:19:00Z">
        <w:r w:rsidR="000875F0">
          <w:rPr>
            <w:rFonts w:ascii="Arial" w:hAnsi="Arial" w:cs="Arial"/>
            <w:color w:val="000000"/>
            <w:sz w:val="22"/>
            <w:szCs w:val="22"/>
          </w:rPr>
          <w:t xml:space="preserve"> </w:t>
        </w:r>
      </w:ins>
      <w:del w:id="10" w:author="PC" w:date="2024-06-28T10:18:00Z">
        <w:r w:rsidR="00BE77C5" w:rsidRPr="008E4EA7" w:rsidDel="00A57986">
          <w:rPr>
            <w:rFonts w:ascii="Arial" w:hAnsi="Arial" w:cs="Arial"/>
            <w:color w:val="000000"/>
            <w:sz w:val="22"/>
            <w:szCs w:val="22"/>
          </w:rPr>
          <w:delText xml:space="preserve">e hace </w:delText>
        </w:r>
      </w:del>
      <w:del w:id="11" w:author="PC" w:date="2024-06-28T10:19:00Z">
        <w:r w:rsidR="00BE77C5" w:rsidRPr="008E4EA7" w:rsidDel="00A57986">
          <w:rPr>
            <w:rFonts w:ascii="Arial" w:hAnsi="Arial" w:cs="Arial"/>
            <w:color w:val="000000"/>
            <w:sz w:val="22"/>
            <w:szCs w:val="22"/>
          </w:rPr>
          <w:delText>en</w:delText>
        </w:r>
        <w:r w:rsidR="00BE77C5" w:rsidRPr="008E4EA7" w:rsidDel="000875F0">
          <w:rPr>
            <w:rFonts w:ascii="Arial" w:hAnsi="Arial" w:cs="Arial"/>
            <w:color w:val="000000"/>
            <w:sz w:val="22"/>
            <w:szCs w:val="22"/>
          </w:rPr>
          <w:delText xml:space="preserve"> </w:delText>
        </w:r>
      </w:del>
      <w:r w:rsidR="00BE77C5" w:rsidRPr="008E4EA7">
        <w:rPr>
          <w:rFonts w:ascii="Arial" w:hAnsi="Arial" w:cs="Arial"/>
          <w:color w:val="000000"/>
          <w:sz w:val="22"/>
          <w:szCs w:val="22"/>
        </w:rPr>
        <w:t>el proceso de inferencia, específicamente en los operadores de aprendizaje.</w:t>
      </w:r>
      <w:r w:rsidR="00545C7B" w:rsidRPr="008E4EA7">
        <w:rPr>
          <w:rFonts w:ascii="Arial" w:hAnsi="Arial" w:cs="Arial"/>
          <w:color w:val="000000"/>
          <w:sz w:val="22"/>
          <w:szCs w:val="22"/>
        </w:rPr>
        <w:t xml:space="preserve"> </w:t>
      </w:r>
      <w:r w:rsidR="00972B6A" w:rsidRPr="008E4EA7">
        <w:rPr>
          <w:rFonts w:ascii="Arial" w:hAnsi="Arial" w:cs="Arial"/>
          <w:color w:val="000000"/>
          <w:sz w:val="22"/>
          <w:szCs w:val="22"/>
        </w:rPr>
        <w:t>Algunas de las herramientas usadas con en este fin</w:t>
      </w:r>
      <w:ins w:id="12" w:author="PC" w:date="2024-06-28T10:16:00Z">
        <w:r w:rsidR="00C3009F">
          <w:rPr>
            <w:rFonts w:ascii="Arial" w:hAnsi="Arial" w:cs="Arial"/>
            <w:color w:val="000000"/>
            <w:sz w:val="22"/>
            <w:szCs w:val="22"/>
          </w:rPr>
          <w:t xml:space="preserve">, son </w:t>
        </w:r>
        <w:proofErr w:type="spellStart"/>
        <w:r w:rsidR="00C3009F">
          <w:rPr>
            <w:rFonts w:ascii="Arial" w:hAnsi="Arial" w:cs="Arial"/>
            <w:b/>
            <w:color w:val="000000"/>
            <w:sz w:val="22"/>
            <w:szCs w:val="22"/>
          </w:rPr>
          <w:t>TensorFI</w:t>
        </w:r>
        <w:proofErr w:type="spellEnd"/>
        <w:r w:rsidR="00C3009F">
          <w:rPr>
            <w:rFonts w:ascii="Arial" w:hAnsi="Arial" w:cs="Arial"/>
            <w:b/>
            <w:color w:val="000000"/>
            <w:sz w:val="22"/>
            <w:szCs w:val="22"/>
          </w:rPr>
          <w:t xml:space="preserve">, </w:t>
        </w:r>
        <w:proofErr w:type="spellStart"/>
        <w:r w:rsidR="00C3009F">
          <w:rPr>
            <w:rFonts w:ascii="Arial" w:hAnsi="Arial" w:cs="Arial"/>
            <w:b/>
            <w:color w:val="000000"/>
            <w:sz w:val="22"/>
            <w:szCs w:val="22"/>
          </w:rPr>
          <w:t>PyTorch</w:t>
        </w:r>
        <w:proofErr w:type="spellEnd"/>
        <w:r w:rsidR="00C3009F">
          <w:rPr>
            <w:rFonts w:ascii="Arial" w:hAnsi="Arial" w:cs="Arial"/>
            <w:b/>
            <w:color w:val="000000"/>
            <w:sz w:val="22"/>
            <w:szCs w:val="22"/>
          </w:rPr>
          <w:t xml:space="preserve">, ARES y </w:t>
        </w:r>
        <w:proofErr w:type="spellStart"/>
        <w:r w:rsidR="00C3009F">
          <w:rPr>
            <w:rFonts w:ascii="Arial" w:hAnsi="Arial" w:cs="Arial"/>
            <w:b/>
            <w:color w:val="000000"/>
            <w:sz w:val="22"/>
            <w:szCs w:val="22"/>
          </w:rPr>
          <w:t>Fidelity</w:t>
        </w:r>
      </w:ins>
      <w:proofErr w:type="spellEnd"/>
      <w:ins w:id="13" w:author="PC" w:date="2024-06-28T10:17:00Z">
        <w:r w:rsidR="00C3009F">
          <w:rPr>
            <w:rFonts w:ascii="Arial" w:hAnsi="Arial" w:cs="Arial"/>
            <w:b/>
            <w:color w:val="000000"/>
            <w:sz w:val="22"/>
            <w:szCs w:val="22"/>
          </w:rPr>
          <w:t>.</w:t>
        </w:r>
      </w:ins>
      <w:del w:id="14" w:author="PC" w:date="2024-06-28T10:16:00Z">
        <w:r w:rsidR="00972B6A" w:rsidRPr="008E4EA7" w:rsidDel="00C3009F">
          <w:rPr>
            <w:rFonts w:ascii="Arial" w:hAnsi="Arial" w:cs="Arial"/>
            <w:color w:val="000000"/>
            <w:sz w:val="22"/>
            <w:szCs w:val="22"/>
          </w:rPr>
          <w:delText xml:space="preserve"> se visualizan en la figura 5.</w:delText>
        </w:r>
      </w:del>
    </w:p>
    <w:p w14:paraId="661ECB40" w14:textId="77777777" w:rsidR="00C3009F" w:rsidRPr="008E4EA7" w:rsidRDefault="00C3009F" w:rsidP="00CD4BC6">
      <w:pPr>
        <w:pStyle w:val="NormalWeb"/>
        <w:spacing w:before="240" w:beforeAutospacing="0" w:after="240" w:afterAutospacing="0"/>
        <w:jc w:val="both"/>
        <w:rPr>
          <w:ins w:id="15" w:author="PC" w:date="2024-06-28T10:17:00Z"/>
          <w:rFonts w:ascii="Arial" w:hAnsi="Arial" w:cs="Arial"/>
          <w:color w:val="000000"/>
          <w:sz w:val="22"/>
          <w:szCs w:val="22"/>
        </w:rPr>
      </w:pPr>
    </w:p>
    <w:p w14:paraId="0367341B" w14:textId="14E1B98D" w:rsidR="00442FA2" w:rsidRPr="00462E8E" w:rsidDel="00C3009F" w:rsidRDefault="00442FA2" w:rsidP="00CD4BC6">
      <w:pPr>
        <w:pStyle w:val="NormalWeb"/>
        <w:spacing w:before="240" w:beforeAutospacing="0" w:after="240" w:afterAutospacing="0"/>
        <w:jc w:val="both"/>
        <w:rPr>
          <w:del w:id="16" w:author="PC" w:date="2024-06-28T10:16:00Z"/>
          <w:rFonts w:ascii="Arial" w:hAnsi="Arial" w:cs="Arial"/>
          <w:color w:val="000000"/>
          <w:sz w:val="22"/>
          <w:szCs w:val="22"/>
        </w:rPr>
      </w:pPr>
      <w:del w:id="17" w:author="PC" w:date="2024-06-28T10:15:00Z">
        <w:r w:rsidRPr="00696BB2" w:rsidDel="0077185E">
          <w:rPr>
            <w:rFonts w:ascii="Arial" w:hAnsi="Arial" w:cs="Arial"/>
            <w:noProof/>
            <w:color w:val="000000"/>
            <w:sz w:val="22"/>
            <w:szCs w:val="22"/>
            <w:lang w:val="en-US" w:eastAsia="en-US"/>
          </w:rPr>
          <w:drawing>
            <wp:inline distT="0" distB="0" distL="0" distR="0" wp14:anchorId="71897D11" wp14:editId="565A282A">
              <wp:extent cx="5612130" cy="1392562"/>
              <wp:effectExtent l="0" t="0" r="7620" b="0"/>
              <wp:docPr id="4" name="Imagen 4" descr="C:\Users\PC\Downloads\Plus Posi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Plus Positiv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1392562"/>
                      </a:xfrm>
                      <a:prstGeom prst="rect">
                        <a:avLst/>
                      </a:prstGeom>
                      <a:noFill/>
                      <a:ln>
                        <a:noFill/>
                      </a:ln>
                    </pic:spPr>
                  </pic:pic>
                </a:graphicData>
              </a:graphic>
            </wp:inline>
          </w:drawing>
        </w:r>
      </w:del>
    </w:p>
    <w:p w14:paraId="706FF048" w14:textId="71C8C0DF" w:rsidR="00EA6DA6" w:rsidRPr="002E290D" w:rsidDel="00C3009F" w:rsidRDefault="0063172A" w:rsidP="002E290D">
      <w:pPr>
        <w:pStyle w:val="NormalWeb"/>
        <w:spacing w:before="240" w:beforeAutospacing="0" w:after="240" w:afterAutospacing="0"/>
        <w:jc w:val="center"/>
        <w:rPr>
          <w:del w:id="18" w:author="PC" w:date="2024-06-28T10:16:00Z"/>
          <w:rFonts w:ascii="Arial" w:hAnsi="Arial" w:cs="Arial"/>
          <w:i/>
          <w:color w:val="000000"/>
          <w:sz w:val="22"/>
          <w:szCs w:val="22"/>
        </w:rPr>
      </w:pPr>
      <w:del w:id="19" w:author="PC" w:date="2024-06-28T10:16:00Z">
        <w:r w:rsidRPr="00462E8E" w:rsidDel="00C3009F">
          <w:rPr>
            <w:rFonts w:ascii="Arial" w:hAnsi="Arial" w:cs="Arial"/>
            <w:i/>
            <w:color w:val="000000"/>
            <w:sz w:val="22"/>
            <w:szCs w:val="22"/>
          </w:rPr>
          <w:delText xml:space="preserve">Figura 5. Algunas herramientas utilizadas para la inyección </w:delText>
        </w:r>
        <w:r w:rsidR="00F9447D" w:rsidRPr="00462E8E" w:rsidDel="00C3009F">
          <w:rPr>
            <w:rFonts w:ascii="Arial" w:hAnsi="Arial" w:cs="Arial"/>
            <w:i/>
            <w:color w:val="000000"/>
            <w:sz w:val="22"/>
            <w:szCs w:val="22"/>
          </w:rPr>
          <w:delText xml:space="preserve">de fallas en una </w:delText>
        </w:r>
        <w:r w:rsidR="00CA0C15" w:rsidDel="00C3009F">
          <w:rPr>
            <w:rFonts w:ascii="Arial" w:hAnsi="Arial" w:cs="Arial"/>
            <w:i/>
            <w:color w:val="000000"/>
            <w:sz w:val="22"/>
            <w:szCs w:val="22"/>
          </w:rPr>
          <w:delText>A</w:delText>
        </w:r>
        <w:r w:rsidRPr="00462E8E" w:rsidDel="00C3009F">
          <w:rPr>
            <w:rFonts w:ascii="Arial" w:hAnsi="Arial" w:cs="Arial"/>
            <w:i/>
            <w:color w:val="000000"/>
            <w:sz w:val="22"/>
            <w:szCs w:val="22"/>
          </w:rPr>
          <w:delText>NN</w:delText>
        </w:r>
        <w:r w:rsidR="00F9447D" w:rsidRPr="00462E8E" w:rsidDel="00C3009F">
          <w:rPr>
            <w:rFonts w:ascii="Arial" w:hAnsi="Arial" w:cs="Arial"/>
            <w:i/>
            <w:color w:val="000000"/>
            <w:sz w:val="22"/>
            <w:szCs w:val="22"/>
          </w:rPr>
          <w:delText>s</w:delText>
        </w:r>
        <w:r w:rsidR="001E5BA0" w:rsidRPr="008E4EA7" w:rsidDel="00C3009F">
          <w:rPr>
            <w:rFonts w:ascii="Arial" w:hAnsi="Arial" w:cs="Arial"/>
            <w:i/>
            <w:color w:val="000000"/>
            <w:sz w:val="22"/>
            <w:szCs w:val="22"/>
          </w:rPr>
          <w:delText>.</w:delText>
        </w:r>
      </w:del>
    </w:p>
    <w:p w14:paraId="6A4D1AC2" w14:textId="178D547D" w:rsidR="0058391D" w:rsidRPr="00294664" w:rsidRDefault="00972B6A" w:rsidP="00C3009F">
      <w:pPr>
        <w:pStyle w:val="NormalWeb"/>
        <w:spacing w:before="240" w:beforeAutospacing="0" w:after="240" w:afterAutospacing="0"/>
        <w:jc w:val="both"/>
        <w:rPr>
          <w:rFonts w:cs="Arial"/>
          <w:bCs/>
          <w:iCs/>
          <w:szCs w:val="22"/>
        </w:rPr>
        <w:pPrChange w:id="20" w:author="PC" w:date="2024-06-28T10:17:00Z">
          <w:pPr>
            <w:pStyle w:val="NormalWeb"/>
            <w:jc w:val="both"/>
          </w:pPr>
        </w:pPrChange>
      </w:pPr>
      <w:r w:rsidRPr="00462E8E">
        <w:rPr>
          <w:rFonts w:ascii="Arial" w:hAnsi="Arial" w:cs="Arial"/>
          <w:color w:val="000000"/>
          <w:sz w:val="22"/>
          <w:szCs w:val="22"/>
        </w:rPr>
        <w:t xml:space="preserve">Donde </w:t>
      </w:r>
      <w:proofErr w:type="spellStart"/>
      <w:r w:rsidR="00CD4BC6" w:rsidRPr="00462E8E">
        <w:rPr>
          <w:rFonts w:ascii="Arial" w:hAnsi="Arial" w:cs="Arial"/>
          <w:color w:val="000000"/>
          <w:sz w:val="22"/>
          <w:szCs w:val="22"/>
        </w:rPr>
        <w:t>TensorFI</w:t>
      </w:r>
      <w:proofErr w:type="spellEnd"/>
      <w:r w:rsidR="00CD4BC6" w:rsidRPr="00462E8E">
        <w:rPr>
          <w:rFonts w:ascii="Arial" w:hAnsi="Arial" w:cs="Arial"/>
          <w:color w:val="000000"/>
          <w:sz w:val="22"/>
          <w:szCs w:val="22"/>
        </w:rPr>
        <w:t xml:space="preserve"> es una herramienta de inyección de fallos (FI) altamente configurable, caracterizada por su flexibilidad, facilidad de uso y portabilidad. Esta herramienta se integra de manera sencilla a </w:t>
      </w:r>
      <w:proofErr w:type="spellStart"/>
      <w:r w:rsidR="00CD4BC6" w:rsidRPr="00462E8E">
        <w:rPr>
          <w:rFonts w:ascii="Arial" w:hAnsi="Arial" w:cs="Arial"/>
          <w:color w:val="000000"/>
          <w:sz w:val="22"/>
          <w:szCs w:val="22"/>
        </w:rPr>
        <w:t>TensorFlow</w:t>
      </w:r>
      <w:proofErr w:type="spellEnd"/>
      <w:r w:rsidR="00CD4BC6" w:rsidRPr="008E4EA7">
        <w:rPr>
          <w:rFonts w:ascii="Arial" w:hAnsi="Arial" w:cs="Arial"/>
          <w:color w:val="000000"/>
          <w:sz w:val="22"/>
          <w:szCs w:val="22"/>
        </w:rPr>
        <w:t xml:space="preserve"> con el propósito de evaluar la resiliencia de </w:t>
      </w:r>
      <w:proofErr w:type="spellStart"/>
      <w:r w:rsidR="00CD4BC6" w:rsidRPr="008E4EA7">
        <w:rPr>
          <w:rFonts w:ascii="Arial" w:hAnsi="Arial" w:cs="Arial"/>
          <w:color w:val="000000"/>
          <w:sz w:val="22"/>
          <w:szCs w:val="22"/>
        </w:rPr>
        <w:t>CNNs</w:t>
      </w:r>
      <w:proofErr w:type="spellEnd"/>
      <w:r w:rsidR="00CD4BC6" w:rsidRPr="008E4EA7">
        <w:rPr>
          <w:rFonts w:ascii="Arial" w:hAnsi="Arial" w:cs="Arial"/>
          <w:color w:val="000000"/>
          <w:sz w:val="22"/>
          <w:szCs w:val="22"/>
        </w:rPr>
        <w:t xml:space="preserve"> ante posibles fallos</w:t>
      </w:r>
      <w:r w:rsidR="002A0D27">
        <w:rPr>
          <w:rFonts w:ascii="Arial" w:hAnsi="Arial" w:cs="Arial"/>
          <w:color w:val="000000"/>
          <w:sz w:val="22"/>
          <w:szCs w:val="22"/>
        </w:rPr>
        <w:t xml:space="preserve"> </w:t>
      </w:r>
      <w:r w:rsidR="002A0D27">
        <w:rPr>
          <w:rFonts w:cs="Arial"/>
          <w:color w:val="000000"/>
          <w:szCs w:val="22"/>
        </w:rPr>
        <w:fldChar w:fldCharType="begin" w:fldLock="1"/>
      </w:r>
      <w:r w:rsidR="00294664">
        <w:rPr>
          <w:rFonts w:ascii="Arial" w:hAnsi="Arial" w:cs="Arial"/>
          <w:color w:val="000000"/>
          <w:sz w:val="22"/>
          <w:szCs w:val="22"/>
        </w:rPr>
        <w:instrText>ADDIN CSL_CITATION {"citationItems":[{"id":"ITEM-1","itemData":{"DOI":"10.1109/ISSRE5003.2020.00047","ISBN":"9781728198705","ISSN":"10719458","abstract":"As machine learning (ML) has seen increasing adoption in safety-critical domains (e.g., autonomous vehicles), the reliability of ML systems has also grown in importance. While prior studies have proposed techniques to enable efficient error-resilience (e.g., selective instruction duplication), a fundamental requirement for realizing these techniques is a detailed understanding of the application's resilience. In this work, we present TensorFI, a high-level fault injection (FI) framework for TensorFlow-based applications. TensorFI is able to inject both hardware and software faults in general TensorFlow programs. TensorFI is a configurable FI tool that is flexible, easy to use, and portable. It can be integrated into existing TensorFlow programs to assess their resilience for different fault types (e.g., faults in particular operators). We use TensorFI to evaluate the resilience of 12 ML programs, including DNNs used in the autonomous vehicle domain. The results give us insights into why some of the models are more resilient. We also present two case studies to demonstrate the usefulness of the tool. TensorFI is publicly available at https://github.com/DependableSystemsLab/TensorFI.","author":[{"dropping-particle":"","family":"Chen","given":"Zitao","non-dropping-particle":"","parse-names":false,"suffix":""},{"dropping-particle":"","family":"Narayanan","given":"Niranjhana","non-dropping-particle":"","parse-names":false,"suffix":""},{"dropping-particle":"","family":"Fang","given":"Bo","non-dropping-particle":"","parse-names":false,"suffix":""},{"dropping-particle":"","family":"Li","given":"Guanpeng","non-dropping-particle":"","parse-names":false,"suffix":""},{"dropping-particle":"","family":"Pattabiraman","given":"Karthik","non-dropping-particle":"","parse-names":false,"suffix":""},{"dropping-particle":"","family":"DeBardeleben","given":"Nathan","non-dropping-particle":"","parse-names":false,"suffix":""}],"container-title":"Proceedings - International Symposium on Software Reliability Engineering, ISSRE","id":"ITEM-1","issued":{"date-parts":[["2020"]]},"page":"426-435","title":"Tensorfi: A flexible fault injection framework for tensorflow applications","type":"article-journal","volume":"2020-Octob"},"uris":["http://www.mendeley.com/documents/?uuid=d16db6f4-7d7d-45cf-97d4-a2d9e7dff8d3"]}],"mendeley":{"formattedCitation":"(Chen et al., 2020)","plainTextFormattedCitation":"(Chen et al., 2020)","previouslyFormattedCitation":"(Chen et al., 2020)"},"properties":{"noteIndex":0},"schema":"https://github.com/citation-style-language/schema/raw/master/csl-citation.json"}</w:instrText>
      </w:r>
      <w:r w:rsidR="002A0D27">
        <w:rPr>
          <w:rFonts w:cs="Arial"/>
          <w:color w:val="000000"/>
          <w:szCs w:val="22"/>
        </w:rPr>
        <w:fldChar w:fldCharType="separate"/>
      </w:r>
      <w:r w:rsidR="002A0D27" w:rsidRPr="002A0D27">
        <w:rPr>
          <w:rFonts w:ascii="Arial" w:hAnsi="Arial" w:cs="Arial"/>
          <w:noProof/>
          <w:color w:val="000000"/>
          <w:sz w:val="22"/>
          <w:szCs w:val="22"/>
        </w:rPr>
        <w:t>(Chen et al., 2020)</w:t>
      </w:r>
      <w:r w:rsidR="002A0D27">
        <w:rPr>
          <w:rFonts w:cs="Arial"/>
          <w:color w:val="000000"/>
          <w:szCs w:val="22"/>
        </w:rPr>
        <w:fldChar w:fldCharType="end"/>
      </w:r>
      <w:r w:rsidR="00CD4BC6" w:rsidRPr="00462E8E">
        <w:rPr>
          <w:rFonts w:ascii="Arial" w:hAnsi="Arial" w:cs="Arial"/>
          <w:color w:val="000000"/>
          <w:sz w:val="22"/>
          <w:szCs w:val="22"/>
        </w:rPr>
        <w:t xml:space="preserve">. </w:t>
      </w:r>
      <w:r w:rsidR="00FC003C">
        <w:rPr>
          <w:rFonts w:ascii="Arial" w:hAnsi="Arial" w:cs="Arial"/>
          <w:color w:val="000000"/>
          <w:sz w:val="22"/>
          <w:szCs w:val="22"/>
        </w:rPr>
        <w:t>Otra herramienta a mencionar para esta tarea es</w:t>
      </w:r>
      <w:r w:rsidR="00EA6DA6">
        <w:rPr>
          <w:rFonts w:ascii="Arial" w:hAnsi="Arial" w:cs="Arial"/>
          <w:color w:val="000000"/>
          <w:sz w:val="22"/>
          <w:szCs w:val="22"/>
        </w:rPr>
        <w:t xml:space="preserve"> la librería </w:t>
      </w:r>
      <w:proofErr w:type="spellStart"/>
      <w:r w:rsidR="00EA6DA6">
        <w:rPr>
          <w:rFonts w:ascii="Arial" w:hAnsi="Arial" w:cs="Arial"/>
          <w:color w:val="000000"/>
          <w:sz w:val="22"/>
          <w:szCs w:val="22"/>
        </w:rPr>
        <w:t>PyTorchFI</w:t>
      </w:r>
      <w:proofErr w:type="spellEnd"/>
      <w:r w:rsidR="00EA6DA6">
        <w:rPr>
          <w:rFonts w:ascii="Arial" w:hAnsi="Arial" w:cs="Arial"/>
          <w:color w:val="000000"/>
          <w:sz w:val="22"/>
          <w:szCs w:val="22"/>
        </w:rPr>
        <w:t xml:space="preserve">, </w:t>
      </w:r>
      <w:r w:rsidR="00FC003C">
        <w:rPr>
          <w:rFonts w:ascii="Arial" w:hAnsi="Arial" w:cs="Arial"/>
          <w:color w:val="000000"/>
          <w:sz w:val="22"/>
          <w:szCs w:val="22"/>
        </w:rPr>
        <w:t>la cual permite a</w:t>
      </w:r>
      <w:r w:rsidR="00EA6DA6" w:rsidRPr="00EA6DA6">
        <w:rPr>
          <w:rFonts w:ascii="Arial" w:hAnsi="Arial" w:cs="Arial"/>
          <w:color w:val="000000"/>
          <w:sz w:val="22"/>
          <w:szCs w:val="22"/>
        </w:rPr>
        <w:t xml:space="preserve"> los usuarios realizar pe</w:t>
      </w:r>
      <w:r w:rsidR="00FC003C">
        <w:rPr>
          <w:rFonts w:ascii="Arial" w:hAnsi="Arial" w:cs="Arial"/>
          <w:color w:val="000000"/>
          <w:sz w:val="22"/>
          <w:szCs w:val="22"/>
        </w:rPr>
        <w:t>rturbaciones en la</w:t>
      </w:r>
      <w:r w:rsidR="00696BB2">
        <w:rPr>
          <w:rFonts w:ascii="Arial" w:hAnsi="Arial" w:cs="Arial"/>
          <w:color w:val="000000"/>
          <w:sz w:val="22"/>
          <w:szCs w:val="22"/>
        </w:rPr>
        <w:t>s</w:t>
      </w:r>
      <w:r w:rsidR="00FC003C">
        <w:rPr>
          <w:rFonts w:ascii="Arial" w:hAnsi="Arial" w:cs="Arial"/>
          <w:color w:val="000000"/>
          <w:sz w:val="22"/>
          <w:szCs w:val="22"/>
        </w:rPr>
        <w:t xml:space="preserve"> red</w:t>
      </w:r>
      <w:r w:rsidR="00696BB2">
        <w:rPr>
          <w:rFonts w:ascii="Arial" w:hAnsi="Arial" w:cs="Arial"/>
          <w:color w:val="000000"/>
          <w:sz w:val="22"/>
          <w:szCs w:val="22"/>
        </w:rPr>
        <w:t>es</w:t>
      </w:r>
      <w:r w:rsidR="00FC003C">
        <w:rPr>
          <w:rFonts w:ascii="Arial" w:hAnsi="Arial" w:cs="Arial"/>
          <w:color w:val="000000"/>
          <w:sz w:val="22"/>
          <w:szCs w:val="22"/>
        </w:rPr>
        <w:t xml:space="preserve"> neuronales</w:t>
      </w:r>
      <w:r w:rsidR="00EA6DA6" w:rsidRPr="00EA6DA6">
        <w:rPr>
          <w:rFonts w:ascii="Arial" w:hAnsi="Arial" w:cs="Arial"/>
          <w:color w:val="000000"/>
          <w:sz w:val="22"/>
          <w:szCs w:val="22"/>
        </w:rPr>
        <w:t xml:space="preserve"> pesos y/o neuronas en</w:t>
      </w:r>
      <w:r w:rsidR="00FC003C">
        <w:rPr>
          <w:rFonts w:ascii="Arial" w:hAnsi="Arial" w:cs="Arial"/>
          <w:color w:val="000000"/>
          <w:sz w:val="22"/>
          <w:szCs w:val="22"/>
        </w:rPr>
        <w:t xml:space="preserve"> operaciones </w:t>
      </w:r>
      <w:proofErr w:type="spellStart"/>
      <w:r w:rsidR="00FC003C">
        <w:rPr>
          <w:rFonts w:ascii="Arial" w:hAnsi="Arial" w:cs="Arial"/>
          <w:color w:val="000000"/>
          <w:sz w:val="22"/>
          <w:szCs w:val="22"/>
        </w:rPr>
        <w:t>convolucionales</w:t>
      </w:r>
      <w:proofErr w:type="spellEnd"/>
      <w:r w:rsidR="00FC003C">
        <w:rPr>
          <w:rFonts w:ascii="Arial" w:hAnsi="Arial" w:cs="Arial"/>
          <w:color w:val="000000"/>
          <w:sz w:val="22"/>
          <w:szCs w:val="22"/>
        </w:rPr>
        <w:t xml:space="preserve"> de</w:t>
      </w:r>
      <w:r w:rsidR="00BE22B5">
        <w:rPr>
          <w:rFonts w:ascii="Arial" w:hAnsi="Arial" w:cs="Arial"/>
          <w:color w:val="000000"/>
          <w:sz w:val="22"/>
          <w:szCs w:val="22"/>
        </w:rPr>
        <w:t xml:space="preserve"> una</w:t>
      </w:r>
      <w:r w:rsidR="00FC003C">
        <w:rPr>
          <w:rFonts w:ascii="Arial" w:hAnsi="Arial" w:cs="Arial"/>
          <w:color w:val="000000"/>
          <w:sz w:val="22"/>
          <w:szCs w:val="22"/>
        </w:rPr>
        <w:t xml:space="preserve"> </w:t>
      </w:r>
      <w:r w:rsidR="00EA6DA6" w:rsidRPr="00EA6DA6">
        <w:rPr>
          <w:rFonts w:ascii="Arial" w:hAnsi="Arial" w:cs="Arial"/>
          <w:color w:val="000000"/>
          <w:sz w:val="22"/>
          <w:szCs w:val="22"/>
        </w:rPr>
        <w:t>DNN durante la ejecución</w:t>
      </w:r>
      <w:r w:rsidR="00D20739">
        <w:rPr>
          <w:rFonts w:cs="Arial"/>
          <w:color w:val="000000"/>
          <w:szCs w:val="22"/>
        </w:rPr>
        <w:t xml:space="preserve"> </w:t>
      </w:r>
      <w:r w:rsidR="00BE22B5">
        <w:rPr>
          <w:rFonts w:cs="Arial"/>
          <w:color w:val="000000"/>
          <w:szCs w:val="22"/>
        </w:rPr>
        <w:fldChar w:fldCharType="begin" w:fldLock="1"/>
      </w:r>
      <w:r w:rsidR="00696BB2">
        <w:rPr>
          <w:rFonts w:ascii="Arial" w:hAnsi="Arial" w:cs="Arial"/>
          <w:color w:val="000000"/>
          <w:sz w:val="22"/>
          <w:szCs w:val="22"/>
        </w:rPr>
        <w:instrText>ADDIN CSL_CITATION {"citationItems":[{"id":"ITEM-1","itemData":{"DOI":"10.1109/DSN-W50199.2020.00014","ISBN":"9781728172637","abstract":"PyTorchFI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author":[{"dropping-particle":"","family":"Mahmoud","given":"Abdulrahman","non-dropping-particle":"","parse-names":false,"suffix":""},{"dropping-particle":"","family":"Aggarwal","given":"Neeraj","non-dropping-particle":"","parse-names":false,"suffix":""},{"dropping-particle":"","family":"Nobbe","given":"Alex","non-dropping-particle":"","parse-names":false,"suffix":""},{"dropping-particle":"","family":"Vicarte","given":"Jose Rodrigo Sanchez","non-dropping-particle":"","parse-names":false,"suffix":""},{"dropping-particle":"V.","family":"Adve","given":"Sarita","non-dropping-particle":"","parse-names":false,"suffix":""},{"dropping-particle":"","family":"Fletcher","given":"Christopher W.","non-dropping-particle":"","parse-names":false,"suffix":""},{"dropping-particle":"","family":"Frosio","given":"Iuri","non-dropping-particle":"","parse-names":false,"suffix":""},{"dropping-particle":"","family":"Hari","given":"Siva Kumar Sastry","non-dropping-particle":"","parse-names":false,"suffix":""}],"container-title":"Proceedings - 50th Annual IEEE/IFIP International Conference on Dependable Systems and Networks, DSN-W 2020","id":"ITEM-1","issued":{"date-parts":[["2020"]]},"page":"25-31","title":"PyTorchFI: A Runtime Perturbation Tool for DNNs","type":"article-journal"},"uris":["http://www.mendeley.com/documents/?uuid=96947de0-1ab2-47af-87ed-cbe5af0b01f9"]}],"mendeley":{"formattedCitation":"(Mahmoud et al., 2020)","plainTextFormattedCitation":"(Mahmoud et al., 2020)","previouslyFormattedCitation":"(Mahmoud et al., 2020)"},"properties":{"noteIndex":0},"schema":"https://github.com/citation-style-language/schema/raw/master/csl-citation.json"}</w:instrText>
      </w:r>
      <w:r w:rsidR="00BE22B5">
        <w:rPr>
          <w:rFonts w:cs="Arial"/>
          <w:color w:val="000000"/>
          <w:szCs w:val="22"/>
        </w:rPr>
        <w:fldChar w:fldCharType="separate"/>
      </w:r>
      <w:r w:rsidR="00BE22B5" w:rsidRPr="00BE22B5">
        <w:rPr>
          <w:rFonts w:ascii="Arial" w:hAnsi="Arial" w:cs="Arial"/>
          <w:noProof/>
          <w:color w:val="000000"/>
          <w:sz w:val="22"/>
          <w:szCs w:val="22"/>
        </w:rPr>
        <w:t>(Mahmoud et al., 2020)</w:t>
      </w:r>
      <w:r w:rsidR="00BE22B5">
        <w:rPr>
          <w:rFonts w:cs="Arial"/>
          <w:color w:val="000000"/>
          <w:szCs w:val="22"/>
        </w:rPr>
        <w:fldChar w:fldCharType="end"/>
      </w:r>
      <w:r w:rsidR="00EA6DA6" w:rsidRPr="00EA6DA6">
        <w:rPr>
          <w:rFonts w:ascii="Arial" w:hAnsi="Arial" w:cs="Arial"/>
          <w:color w:val="000000"/>
          <w:sz w:val="22"/>
          <w:szCs w:val="22"/>
        </w:rPr>
        <w:t>.</w:t>
      </w:r>
    </w:p>
    <w:p w14:paraId="3AA085D5" w14:textId="77777777" w:rsidR="00935EE1" w:rsidRPr="002E290D" w:rsidRDefault="00935EE1" w:rsidP="00E13432">
      <w:pPr>
        <w:pStyle w:val="Prrafodelista"/>
        <w:numPr>
          <w:ilvl w:val="0"/>
          <w:numId w:val="3"/>
        </w:numPr>
        <w:rPr>
          <w:rFonts w:cs="Arial"/>
          <w:b/>
          <w:iCs/>
          <w:szCs w:val="22"/>
          <w:lang w:val="es-CO"/>
        </w:rPr>
      </w:pPr>
      <w:r w:rsidRPr="002E290D">
        <w:rPr>
          <w:rFonts w:cs="Arial"/>
          <w:b/>
          <w:iCs/>
          <w:szCs w:val="22"/>
          <w:lang w:val="es-CO"/>
        </w:rPr>
        <w:t>IDENTIFICACIÓN DEL PROBLEMA</w:t>
      </w:r>
    </w:p>
    <w:p w14:paraId="3B3B1DA3" w14:textId="77777777" w:rsidR="00935EE1" w:rsidRPr="002E290D" w:rsidRDefault="00935EE1" w:rsidP="00986B97">
      <w:pPr>
        <w:rPr>
          <w:rFonts w:cs="Arial"/>
          <w:b/>
          <w:iCs/>
          <w:szCs w:val="22"/>
          <w:lang w:val="es-CO"/>
        </w:rPr>
      </w:pPr>
    </w:p>
    <w:p w14:paraId="65ECC736" w14:textId="77777777" w:rsidR="00935EE1" w:rsidRPr="002E290D" w:rsidRDefault="00935EE1" w:rsidP="00311978">
      <w:pPr>
        <w:rPr>
          <w:szCs w:val="22"/>
          <w:lang w:val="es-CO"/>
        </w:rPr>
      </w:pPr>
      <w:r w:rsidRPr="002E290D">
        <w:rPr>
          <w:szCs w:val="22"/>
          <w:lang w:val="es-CO"/>
        </w:rPr>
        <w:t xml:space="preserve">No obstante, a medida que el uso de sistemas basados en </w:t>
      </w:r>
      <w:proofErr w:type="spellStart"/>
      <w:r w:rsidRPr="002E290D">
        <w:rPr>
          <w:szCs w:val="22"/>
          <w:lang w:val="es-CO"/>
        </w:rPr>
        <w:t>CNNs</w:t>
      </w:r>
      <w:proofErr w:type="spellEnd"/>
      <w:r w:rsidRPr="002E290D">
        <w:rPr>
          <w:szCs w:val="22"/>
          <w:lang w:val="es-CO"/>
        </w:rPr>
        <w:t xml:space="preserve"> se ha expandido hacia aplicaciones críticas y entornos de seguridad, surge una creciente preocupación en torno a su confiabilidad y robustez. A pesar de sus éxitos, los modelos de aprendizaje profundo, incluyendo las </w:t>
      </w:r>
      <w:proofErr w:type="spellStart"/>
      <w:r w:rsidRPr="002E290D">
        <w:rPr>
          <w:szCs w:val="22"/>
          <w:lang w:val="es-CO"/>
        </w:rPr>
        <w:t>CNNs</w:t>
      </w:r>
      <w:proofErr w:type="spellEnd"/>
      <w:r w:rsidRPr="002E290D">
        <w:rPr>
          <w:szCs w:val="22"/>
          <w:lang w:val="es-CO"/>
        </w:rPr>
        <w:t>, pueden enfrentar desafíos considerables en términos de su capacidad para mantener un rendimiento consistente y preciso en condiciones diversas y desafiantes.</w:t>
      </w:r>
    </w:p>
    <w:p w14:paraId="47A34A05" w14:textId="77777777" w:rsidR="00935EE1" w:rsidRPr="002E290D" w:rsidRDefault="00935EE1" w:rsidP="00311978">
      <w:pPr>
        <w:rPr>
          <w:szCs w:val="22"/>
          <w:lang w:val="es-CO"/>
        </w:rPr>
      </w:pPr>
    </w:p>
    <w:p w14:paraId="5E5B6EC4" w14:textId="131FB9C7" w:rsidR="00935EE1" w:rsidRPr="002E290D" w:rsidRDefault="008A6D37" w:rsidP="00311978">
      <w:pPr>
        <w:rPr>
          <w:color w:val="000000"/>
          <w:szCs w:val="22"/>
          <w:lang w:val="es-CO"/>
        </w:rPr>
      </w:pPr>
      <w:r w:rsidRPr="008A6D37">
        <w:rPr>
          <w:szCs w:val="22"/>
          <w:lang w:val="es-CO"/>
        </w:rPr>
        <w:t xml:space="preserve">Diversos factores pueden comprometer la confiabilidad de las </w:t>
      </w:r>
      <w:proofErr w:type="spellStart"/>
      <w:r w:rsidRPr="008A6D37">
        <w:rPr>
          <w:szCs w:val="22"/>
          <w:lang w:val="es-CO"/>
        </w:rPr>
        <w:t>CNNs</w:t>
      </w:r>
      <w:proofErr w:type="spellEnd"/>
      <w:r>
        <w:rPr>
          <w:szCs w:val="22"/>
          <w:lang w:val="es-CO"/>
        </w:rPr>
        <w:t>,</w:t>
      </w:r>
      <w:r w:rsidR="00935EE1" w:rsidRPr="002E290D">
        <w:rPr>
          <w:szCs w:val="22"/>
          <w:lang w:val="es-CO"/>
        </w:rPr>
        <w:t xml:space="preserve"> </w:t>
      </w:r>
      <w:r>
        <w:rPr>
          <w:szCs w:val="22"/>
          <w:lang w:val="es-CO"/>
        </w:rPr>
        <w:t>u</w:t>
      </w:r>
      <w:r w:rsidR="00935EE1" w:rsidRPr="002E290D">
        <w:rPr>
          <w:szCs w:val="22"/>
          <w:lang w:val="es-CO"/>
        </w:rPr>
        <w:t xml:space="preserve">n ejemplo de ello es la presencia de datos no deseados, como errores en los datos de entrenamiento o incluso imprecisiones en los pesos, estos pueden desencadenar fallos graves en las predicciones, </w:t>
      </w:r>
      <w:r w:rsidR="00935EE1" w:rsidRPr="002E290D">
        <w:rPr>
          <w:szCs w:val="22"/>
          <w:lang w:val="es-CO"/>
        </w:rPr>
        <w:lastRenderedPageBreak/>
        <w:t>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r w:rsidR="00294664">
        <w:rPr>
          <w:szCs w:val="22"/>
          <w:lang w:val="es-CO"/>
        </w:rPr>
        <w:fldChar w:fldCharType="begin" w:fldLock="1"/>
      </w:r>
      <w:r w:rsidR="00294664">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294664">
        <w:rPr>
          <w:szCs w:val="22"/>
          <w:lang w:val="es-CO"/>
        </w:rPr>
        <w:fldChar w:fldCharType="separate"/>
      </w:r>
      <w:r w:rsidR="00294664" w:rsidRPr="00294664">
        <w:rPr>
          <w:noProof/>
          <w:szCs w:val="22"/>
          <w:lang w:val="es-CO"/>
        </w:rPr>
        <w:t>(Hernández et al., 2022)</w:t>
      </w:r>
      <w:r w:rsidR="00294664">
        <w:rPr>
          <w:szCs w:val="22"/>
          <w:lang w:val="es-CO"/>
        </w:rPr>
        <w:fldChar w:fldCharType="end"/>
      </w:r>
      <w:r w:rsidR="00935EE1" w:rsidRPr="002E290D">
        <w:rPr>
          <w:szCs w:val="22"/>
          <w:lang w:val="es-CO"/>
        </w:rPr>
        <w:t>.</w:t>
      </w:r>
    </w:p>
    <w:p w14:paraId="74B543F2" w14:textId="77777777" w:rsidR="00935EE1" w:rsidRPr="002E290D" w:rsidRDefault="00935EE1" w:rsidP="00311978">
      <w:pPr>
        <w:rPr>
          <w:szCs w:val="22"/>
          <w:lang w:val="es-CO"/>
        </w:rPr>
      </w:pPr>
    </w:p>
    <w:p w14:paraId="68FC8695" w14:textId="77777777" w:rsidR="00935EE1" w:rsidRPr="002E290D" w:rsidRDefault="00935EE1" w:rsidP="00311978">
      <w:pPr>
        <w:rPr>
          <w:szCs w:val="22"/>
          <w:lang w:val="es-CO"/>
        </w:rPr>
      </w:pPr>
      <w:r w:rsidRPr="002E290D">
        <w:rPr>
          <w:szCs w:val="22"/>
          <w:lang w:val="es-CO"/>
        </w:rPr>
        <w:t xml:space="preserve">En este contexto, la investigación en torno a la confiabilidad y robustez de las </w:t>
      </w:r>
      <w:proofErr w:type="spellStart"/>
      <w:r w:rsidRPr="002E290D">
        <w:rPr>
          <w:szCs w:val="22"/>
          <w:lang w:val="es-CO"/>
        </w:rPr>
        <w:t>CNNs</w:t>
      </w:r>
      <w:proofErr w:type="spellEnd"/>
      <w:r w:rsidRPr="002E290D">
        <w:rPr>
          <w:szCs w:val="22"/>
          <w:lang w:val="es-CO"/>
        </w:rPr>
        <w:t xml:space="preserve"> se ha vuelto esencial para garantizar su aplicabilidad en aplicaciones de misión críticas. 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649E4584" w14:textId="77777777" w:rsidR="00935EE1" w:rsidRPr="002E290D" w:rsidRDefault="00935EE1" w:rsidP="006763F8">
      <w:pPr>
        <w:rPr>
          <w:color w:val="000000"/>
          <w:szCs w:val="22"/>
          <w:lang w:val="es-CO"/>
        </w:rPr>
      </w:pPr>
    </w:p>
    <w:p w14:paraId="26DDD14A" w14:textId="77777777" w:rsidR="00935EE1" w:rsidRPr="002E290D" w:rsidRDefault="00935EE1" w:rsidP="006763F8">
      <w:pPr>
        <w:pStyle w:val="Prrafodelista"/>
        <w:numPr>
          <w:ilvl w:val="1"/>
          <w:numId w:val="3"/>
        </w:numPr>
        <w:rPr>
          <w:b/>
          <w:bCs/>
          <w:color w:val="000000"/>
          <w:szCs w:val="22"/>
          <w:lang w:val="es-CO"/>
        </w:rPr>
      </w:pPr>
      <w:r w:rsidRPr="002E290D">
        <w:rPr>
          <w:b/>
          <w:bCs/>
          <w:color w:val="000000"/>
          <w:szCs w:val="22"/>
          <w:lang w:val="es-CO"/>
        </w:rPr>
        <w:t>Pregunta de investigación.</w:t>
      </w:r>
    </w:p>
    <w:p w14:paraId="26B2D2C9" w14:textId="77777777" w:rsidR="00935EE1" w:rsidRPr="002E290D" w:rsidRDefault="00935EE1" w:rsidP="00C736B3">
      <w:pPr>
        <w:rPr>
          <w:color w:val="000000"/>
          <w:szCs w:val="22"/>
          <w:lang w:val="es-CO"/>
        </w:rPr>
      </w:pPr>
    </w:p>
    <w:p w14:paraId="552AF8F6" w14:textId="342E01DB" w:rsidR="00EA6DA6" w:rsidRDefault="00935EE1" w:rsidP="00811635">
      <w:pPr>
        <w:rPr>
          <w:szCs w:val="22"/>
          <w:lang w:val="es-CO"/>
        </w:rPr>
      </w:pPr>
      <w:r w:rsidRPr="002E290D">
        <w:rPr>
          <w:szCs w:val="22"/>
          <w:lang w:val="es-CO"/>
        </w:rPr>
        <w:t>¿</w:t>
      </w:r>
      <w:proofErr w:type="spellStart"/>
      <w:r w:rsidRPr="002E290D">
        <w:rPr>
          <w:szCs w:val="22"/>
          <w:lang w:val="es-CO"/>
        </w:rPr>
        <w:t>Como</w:t>
      </w:r>
      <w:proofErr w:type="spellEnd"/>
      <w:r w:rsidRPr="002E290D">
        <w:rPr>
          <w:szCs w:val="22"/>
          <w:lang w:val="es-CO"/>
        </w:rPr>
        <w:t xml:space="preserve"> evaluar la confiabilidad de una CNN implementada sobre un entorno de desarrollo basado en </w:t>
      </w:r>
      <w:proofErr w:type="spellStart"/>
      <w:r w:rsidRPr="002E290D">
        <w:rPr>
          <w:szCs w:val="22"/>
          <w:lang w:val="es-CO"/>
        </w:rPr>
        <w:t>python</w:t>
      </w:r>
      <w:proofErr w:type="spellEnd"/>
      <w:r w:rsidRPr="002E290D">
        <w:rPr>
          <w:szCs w:val="22"/>
          <w:lang w:val="es-CO"/>
        </w:rPr>
        <w:t xml:space="preserve"> considerando la arquitectura de red y la representación de datos?</w:t>
      </w:r>
    </w:p>
    <w:p w14:paraId="09EF9736" w14:textId="4788AA83" w:rsidR="00111F83" w:rsidRPr="002E290D" w:rsidRDefault="00111F83" w:rsidP="00C736B3">
      <w:pPr>
        <w:rPr>
          <w:color w:val="000000"/>
          <w:szCs w:val="22"/>
          <w:lang w:val="es-CO"/>
        </w:rPr>
      </w:pPr>
    </w:p>
    <w:p w14:paraId="5ED95A9C" w14:textId="77777777" w:rsidR="00935EE1" w:rsidRPr="002E290D" w:rsidRDefault="00935EE1" w:rsidP="00BE038C">
      <w:pPr>
        <w:pStyle w:val="Prrafodelista"/>
        <w:numPr>
          <w:ilvl w:val="1"/>
          <w:numId w:val="3"/>
        </w:numPr>
        <w:rPr>
          <w:b/>
          <w:bCs/>
          <w:color w:val="000000"/>
          <w:szCs w:val="22"/>
          <w:lang w:val="es-CO"/>
        </w:rPr>
      </w:pPr>
      <w:r w:rsidRPr="002E290D">
        <w:rPr>
          <w:b/>
          <w:bCs/>
          <w:color w:val="000000"/>
          <w:szCs w:val="22"/>
          <w:lang w:val="es-CO"/>
        </w:rPr>
        <w:t>Hipótesis</w:t>
      </w:r>
      <w:r w:rsidRPr="002E290D">
        <w:rPr>
          <w:color w:val="000000"/>
          <w:szCs w:val="22"/>
          <w:lang w:val="es-CO"/>
        </w:rPr>
        <w:t xml:space="preserve">       </w:t>
      </w:r>
    </w:p>
    <w:p w14:paraId="5375EE02" w14:textId="77777777" w:rsidR="00935EE1" w:rsidRPr="002E290D" w:rsidRDefault="00935EE1" w:rsidP="00BE038C">
      <w:pPr>
        <w:ind w:left="360"/>
        <w:rPr>
          <w:b/>
          <w:bCs/>
          <w:color w:val="000000"/>
          <w:szCs w:val="22"/>
          <w:lang w:val="es-CO"/>
        </w:rPr>
      </w:pPr>
      <w:r w:rsidRPr="002E290D">
        <w:rPr>
          <w:color w:val="000000"/>
          <w:szCs w:val="22"/>
          <w:lang w:val="es-CO"/>
        </w:rPr>
        <w:t xml:space="preserve">                                                                                               </w:t>
      </w:r>
    </w:p>
    <w:p w14:paraId="6E38ACAC" w14:textId="77777777" w:rsidR="00935EE1" w:rsidRPr="002E290D" w:rsidRDefault="00935EE1" w:rsidP="00811635">
      <w:pPr>
        <w:rPr>
          <w:color w:val="000000"/>
          <w:szCs w:val="22"/>
          <w:lang w:val="es-CO"/>
        </w:rPr>
      </w:pPr>
      <w:r w:rsidRPr="002E290D">
        <w:rPr>
          <w:color w:val="000000"/>
          <w:szCs w:val="22"/>
          <w:lang w:val="es-CO"/>
        </w:rPr>
        <w:t>La inyección controlada de fallos a una red neuronal previamente entrenada tendrá un impacto significativo en su confiabilidad y rendimiento en aplicaciones de misión crítica. Se anticipa que la manipulación deliberada de factores como los pesos de las neuronas más sensibles resultarán en una disminución en la precisión y estabilidad de la red neuronal.</w:t>
      </w:r>
    </w:p>
    <w:p w14:paraId="0F453C8C" w14:textId="77777777" w:rsidR="00935EE1" w:rsidRPr="002E290D" w:rsidRDefault="00935EE1" w:rsidP="00811635">
      <w:pPr>
        <w:rPr>
          <w:color w:val="000000"/>
          <w:szCs w:val="22"/>
          <w:lang w:val="es-CO"/>
        </w:rPr>
      </w:pPr>
    </w:p>
    <w:p w14:paraId="6E307649" w14:textId="77777777" w:rsidR="00935EE1" w:rsidRPr="002E290D" w:rsidRDefault="00935EE1" w:rsidP="00811635">
      <w:pPr>
        <w:rPr>
          <w:color w:val="000000"/>
          <w:szCs w:val="22"/>
          <w:lang w:val="es-CO"/>
        </w:rPr>
      </w:pPr>
      <w:r w:rsidRPr="002E290D">
        <w:rPr>
          <w:color w:val="000000"/>
          <w:szCs w:val="22"/>
          <w:lang w:val="es-CO"/>
        </w:rPr>
        <w:t>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de aplicaciones críticas.</w:t>
      </w:r>
    </w:p>
    <w:p w14:paraId="5436CDE6" w14:textId="77777777" w:rsidR="00935EE1" w:rsidRPr="002E290D" w:rsidRDefault="00935EE1" w:rsidP="00811635">
      <w:pPr>
        <w:rPr>
          <w:color w:val="000000"/>
          <w:szCs w:val="22"/>
          <w:lang w:val="es-CO"/>
        </w:rPr>
      </w:pPr>
    </w:p>
    <w:p w14:paraId="5585C24D" w14:textId="77777777" w:rsidR="00935EE1" w:rsidRPr="002E290D" w:rsidRDefault="00935EE1" w:rsidP="00811635">
      <w:pPr>
        <w:rPr>
          <w:color w:val="000000"/>
          <w:szCs w:val="22"/>
          <w:lang w:val="es-CO"/>
        </w:rPr>
      </w:pPr>
      <w:r w:rsidRPr="002E290D">
        <w:rPr>
          <w:color w:val="000000"/>
          <w:szCs w:val="22"/>
          <w:lang w:val="es-CO"/>
        </w:rPr>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6D4B3C1C" w14:textId="37B2E53F" w:rsidR="00462E8E" w:rsidRDefault="00462E8E" w:rsidP="00BE038C">
      <w:pPr>
        <w:rPr>
          <w:color w:val="000000"/>
          <w:szCs w:val="22"/>
          <w:lang w:val="es-CO"/>
        </w:rPr>
      </w:pPr>
    </w:p>
    <w:p w14:paraId="1CDF7DBA" w14:textId="77777777" w:rsidR="00462E8E" w:rsidRPr="002E290D" w:rsidRDefault="00462E8E" w:rsidP="00BE038C">
      <w:pPr>
        <w:rPr>
          <w:color w:val="000000"/>
          <w:szCs w:val="22"/>
          <w:lang w:val="es-CO"/>
        </w:rPr>
      </w:pPr>
    </w:p>
    <w:p w14:paraId="36F35AFC" w14:textId="4EC0A99A" w:rsidR="00935EE1" w:rsidRPr="002E290D" w:rsidRDefault="00935EE1" w:rsidP="00E44A3D">
      <w:pPr>
        <w:pStyle w:val="Prrafodelista"/>
        <w:numPr>
          <w:ilvl w:val="0"/>
          <w:numId w:val="3"/>
        </w:numPr>
        <w:rPr>
          <w:b/>
          <w:bCs/>
          <w:color w:val="000000"/>
          <w:szCs w:val="22"/>
          <w:lang w:val="es-CO"/>
        </w:rPr>
      </w:pPr>
      <w:r w:rsidRPr="002E290D">
        <w:rPr>
          <w:b/>
          <w:bCs/>
          <w:color w:val="000000"/>
          <w:szCs w:val="22"/>
          <w:lang w:val="es-CO"/>
        </w:rPr>
        <w:t xml:space="preserve">JUSTIFICACIÓN </w:t>
      </w:r>
    </w:p>
    <w:p w14:paraId="30F641AD" w14:textId="77777777" w:rsidR="00935EE1" w:rsidRPr="002E290D" w:rsidRDefault="00935EE1" w:rsidP="00E44A3D">
      <w:pPr>
        <w:pStyle w:val="Prrafodelista"/>
        <w:ind w:left="360"/>
        <w:rPr>
          <w:b/>
          <w:bCs/>
          <w:color w:val="000000"/>
          <w:szCs w:val="22"/>
          <w:lang w:val="es-CO"/>
        </w:rPr>
      </w:pPr>
    </w:p>
    <w:p w14:paraId="7242524D" w14:textId="77777777" w:rsidR="00935EE1" w:rsidRPr="002E290D" w:rsidRDefault="00935EE1" w:rsidP="00811635">
      <w:pPr>
        <w:rPr>
          <w:szCs w:val="22"/>
          <w:lang w:val="es-CO"/>
        </w:rPr>
      </w:pPr>
      <w:r w:rsidRPr="002E290D">
        <w:rPr>
          <w:szCs w:val="22"/>
          <w:lang w:val="es-CO"/>
        </w:rPr>
        <w:t xml:space="preserve">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w:t>
      </w:r>
      <w:proofErr w:type="spellStart"/>
      <w:r w:rsidRPr="002E290D">
        <w:rPr>
          <w:szCs w:val="22"/>
          <w:lang w:val="es-CO"/>
        </w:rPr>
        <w:t>TensorFlow</w:t>
      </w:r>
      <w:proofErr w:type="spellEnd"/>
      <w:r w:rsidRPr="002E290D">
        <w:rPr>
          <w:szCs w:val="22"/>
          <w:lang w:val="es-CO"/>
        </w:rPr>
        <w:t xml:space="preserve"> y </w:t>
      </w:r>
      <w:proofErr w:type="spellStart"/>
      <w:r w:rsidRPr="002E290D">
        <w:rPr>
          <w:szCs w:val="22"/>
          <w:lang w:val="es-CO"/>
        </w:rPr>
        <w:t>Pytorch</w:t>
      </w:r>
      <w:proofErr w:type="spellEnd"/>
      <w:r w:rsidRPr="002E290D">
        <w:rPr>
          <w:szCs w:val="22"/>
          <w:lang w:val="es-CO"/>
        </w:rPr>
        <w:t xml:space="preserve"> entre otros.</w:t>
      </w:r>
    </w:p>
    <w:p w14:paraId="120522C2" w14:textId="77777777" w:rsidR="005B466F" w:rsidRDefault="005B466F" w:rsidP="00811635">
      <w:pPr>
        <w:rPr>
          <w:szCs w:val="22"/>
          <w:lang w:val="es-CO"/>
        </w:rPr>
      </w:pPr>
    </w:p>
    <w:p w14:paraId="43491377" w14:textId="0458095F" w:rsidR="005B466F" w:rsidRPr="005B466F" w:rsidRDefault="005B466F" w:rsidP="005B466F">
      <w:pPr>
        <w:rPr>
          <w:szCs w:val="22"/>
          <w:lang w:val="es-CO"/>
        </w:rPr>
      </w:pPr>
      <w:r w:rsidRPr="005B466F">
        <w:rPr>
          <w:szCs w:val="22"/>
          <w:lang w:val="es-CO"/>
        </w:rPr>
        <w:t xml:space="preserve">La creación de un </w:t>
      </w:r>
      <w:proofErr w:type="spellStart"/>
      <w:r w:rsidRPr="005B466F">
        <w:rPr>
          <w:szCs w:val="22"/>
          <w:lang w:val="es-CO"/>
        </w:rPr>
        <w:t>setup</w:t>
      </w:r>
      <w:proofErr w:type="spellEnd"/>
      <w:r w:rsidRPr="005B466F">
        <w:rPr>
          <w:szCs w:val="22"/>
          <w:lang w:val="es-CO"/>
        </w:rPr>
        <w:t xml:space="preserve"> de pruebas específico para una red neuronal </w:t>
      </w:r>
      <w:proofErr w:type="spellStart"/>
      <w:r w:rsidRPr="005B466F">
        <w:rPr>
          <w:szCs w:val="22"/>
          <w:lang w:val="es-CO"/>
        </w:rPr>
        <w:t>convolucio</w:t>
      </w:r>
      <w:r>
        <w:rPr>
          <w:szCs w:val="22"/>
          <w:lang w:val="es-CO"/>
        </w:rPr>
        <w:t>nal</w:t>
      </w:r>
      <w:proofErr w:type="spellEnd"/>
      <w:r>
        <w:rPr>
          <w:szCs w:val="22"/>
          <w:lang w:val="es-CO"/>
        </w:rPr>
        <w:t xml:space="preserve"> (CNN), sería una gran herramienta para mejorar la </w:t>
      </w:r>
      <w:r w:rsidR="000C16F3">
        <w:rPr>
          <w:szCs w:val="22"/>
          <w:lang w:val="es-CO"/>
        </w:rPr>
        <w:t>robustez de cual</w:t>
      </w:r>
      <w:r>
        <w:rPr>
          <w:szCs w:val="22"/>
          <w:lang w:val="es-CO"/>
        </w:rPr>
        <w:t xml:space="preserve"> red neuronal</w:t>
      </w:r>
      <w:r w:rsidR="000C16F3">
        <w:rPr>
          <w:szCs w:val="22"/>
          <w:lang w:val="es-CO"/>
        </w:rPr>
        <w:t>, de dicha arquitectura</w:t>
      </w:r>
      <w:r>
        <w:rPr>
          <w:szCs w:val="22"/>
          <w:lang w:val="es-CO"/>
        </w:rPr>
        <w:t xml:space="preserve">. </w:t>
      </w:r>
      <w:r w:rsidRPr="005B466F">
        <w:rPr>
          <w:szCs w:val="22"/>
          <w:lang w:val="es-CO"/>
        </w:rPr>
        <w:t xml:space="preserve">Un entorno de pruebas bien diseñado permitirá una evaluación minuciosa de </w:t>
      </w:r>
      <w:r w:rsidRPr="005B466F">
        <w:rPr>
          <w:szCs w:val="22"/>
          <w:lang w:val="es-CO"/>
        </w:rPr>
        <w:lastRenderedPageBreak/>
        <w:t>todos los componentes que conforman</w:t>
      </w:r>
      <w:r w:rsidR="00735093">
        <w:rPr>
          <w:szCs w:val="22"/>
          <w:lang w:val="es-CO"/>
        </w:rPr>
        <w:t xml:space="preserve"> la red, desde el </w:t>
      </w:r>
      <w:proofErr w:type="spellStart"/>
      <w:r w:rsidR="00735093">
        <w:rPr>
          <w:szCs w:val="22"/>
          <w:lang w:val="es-CO"/>
        </w:rPr>
        <w:t>dataset</w:t>
      </w:r>
      <w:proofErr w:type="spellEnd"/>
      <w:r w:rsidR="00735093">
        <w:rPr>
          <w:szCs w:val="22"/>
          <w:lang w:val="es-CO"/>
        </w:rPr>
        <w:t xml:space="preserve">, </w:t>
      </w:r>
      <w:r w:rsidRPr="005B466F">
        <w:rPr>
          <w:szCs w:val="22"/>
          <w:lang w:val="es-CO"/>
        </w:rPr>
        <w:t xml:space="preserve">la arquitectura y características internas de la misma. Este </w:t>
      </w:r>
      <w:proofErr w:type="spellStart"/>
      <w:r w:rsidRPr="005B466F">
        <w:rPr>
          <w:szCs w:val="22"/>
          <w:lang w:val="es-CO"/>
        </w:rPr>
        <w:t>setup</w:t>
      </w:r>
      <w:proofErr w:type="spellEnd"/>
      <w:r w:rsidRPr="005B466F">
        <w:rPr>
          <w:szCs w:val="22"/>
          <w:lang w:val="es-CO"/>
        </w:rPr>
        <w:t xml:space="preserve"> proporcionará una plataforma sistemática para realizar pruebas exhaustivas en cada parte de la red neuronal, asegurando que cada aspecto, desde la integridad de los datos hasta la robustez de los parámetros del modelo, sea cuidadosamente analizado.</w:t>
      </w:r>
    </w:p>
    <w:p w14:paraId="657CA581" w14:textId="77777777" w:rsidR="005B466F" w:rsidRPr="005B466F" w:rsidRDefault="005B466F" w:rsidP="005B466F">
      <w:pPr>
        <w:rPr>
          <w:szCs w:val="22"/>
          <w:lang w:val="es-CO"/>
        </w:rPr>
      </w:pPr>
    </w:p>
    <w:p w14:paraId="5718C3CC" w14:textId="43D524C1" w:rsidR="005B466F" w:rsidRDefault="005B466F" w:rsidP="00811635">
      <w:pPr>
        <w:rPr>
          <w:szCs w:val="22"/>
          <w:lang w:val="es-CO"/>
        </w:rPr>
      </w:pPr>
      <w:r w:rsidRPr="005B466F">
        <w:rPr>
          <w:szCs w:val="22"/>
          <w:lang w:val="es-CO"/>
        </w:rPr>
        <w:t>Mediante un proceso riguroso de inyección de fallos en una red neuronal previamente entrenada, se podrá comparar su rendimiento con el mismo modelo sin fallos. Este enfoque permitirá explorar diversos tipos de fallos, como la alteración de los pesos de las neuronas más sensibles, y evaluar su impacto. A través de un análisis detallado de métricas de rendimiento, como la pre</w:t>
      </w:r>
      <w:r w:rsidR="00735093">
        <w:rPr>
          <w:szCs w:val="22"/>
          <w:lang w:val="es-CO"/>
        </w:rPr>
        <w:t>cisión</w:t>
      </w:r>
      <w:r w:rsidRPr="005B466F">
        <w:rPr>
          <w:szCs w:val="22"/>
          <w:lang w:val="es-CO"/>
        </w:rPr>
        <w:t>, se investigará cómo estos fallos afectan la confiabilidad de la red neuronal y su capacidad para mantener un rendimiento aceptable.</w:t>
      </w:r>
    </w:p>
    <w:p w14:paraId="700DCB93" w14:textId="77777777" w:rsidR="00935EE1" w:rsidRPr="002E290D" w:rsidRDefault="00935EE1" w:rsidP="00811635">
      <w:pPr>
        <w:rPr>
          <w:szCs w:val="22"/>
          <w:lang w:val="es-CO"/>
        </w:rPr>
      </w:pPr>
    </w:p>
    <w:p w14:paraId="5C47BED0" w14:textId="17C1EF34" w:rsidR="00935EE1" w:rsidRPr="002E290D" w:rsidRDefault="00935EE1" w:rsidP="00811635">
      <w:pPr>
        <w:rPr>
          <w:szCs w:val="22"/>
          <w:lang w:val="es-CO"/>
        </w:rPr>
      </w:pPr>
      <w:r w:rsidRPr="002E290D">
        <w:rPr>
          <w:szCs w:val="22"/>
          <w:lang w:val="es-CO"/>
        </w:rPr>
        <w:t>Los resultados de este estudio proporcionarán información valiosa para mejorar la confiabilidad de las redes neuronales en aplicaciones de misión crítica. Además, se espera que este trabajo contribuya al avance en la comprensión de los mecanismos de tolerancia a fallos en las redes neuronales y fomente el desarrollo de estrategias de mitigación de riesgos en sistemas basados en inteligencia artificial.</w:t>
      </w:r>
    </w:p>
    <w:p w14:paraId="2A898DE9" w14:textId="77777777" w:rsidR="00EA6DA6" w:rsidRPr="002E290D" w:rsidRDefault="00EA6DA6" w:rsidP="00811635">
      <w:pPr>
        <w:rPr>
          <w:szCs w:val="22"/>
          <w:lang w:val="es-CO"/>
        </w:rPr>
      </w:pPr>
    </w:p>
    <w:p w14:paraId="47700781" w14:textId="77777777" w:rsidR="00935EE1" w:rsidRPr="002E290D" w:rsidRDefault="00935EE1" w:rsidP="00C736B3">
      <w:pPr>
        <w:rPr>
          <w:color w:val="000000"/>
          <w:szCs w:val="22"/>
          <w:lang w:val="es-CO"/>
        </w:rPr>
      </w:pPr>
    </w:p>
    <w:p w14:paraId="2FDCC6D1" w14:textId="3110EFC1"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 xml:space="preserve"> </w:t>
      </w:r>
      <w:r w:rsidR="00FA146D" w:rsidRPr="002E290D">
        <w:rPr>
          <w:rFonts w:cs="Arial"/>
          <w:b/>
          <w:iCs/>
          <w:szCs w:val="22"/>
          <w:lang w:val="es-CO"/>
        </w:rPr>
        <w:t xml:space="preserve">OBJETIVO </w:t>
      </w:r>
      <w:r w:rsidRPr="002E290D">
        <w:rPr>
          <w:rFonts w:cs="Arial"/>
          <w:b/>
          <w:iCs/>
          <w:szCs w:val="22"/>
          <w:lang w:val="es-CO"/>
        </w:rPr>
        <w:t>GENERAL</w:t>
      </w:r>
    </w:p>
    <w:p w14:paraId="71CA7D27" w14:textId="77777777" w:rsidR="008C3C90" w:rsidRPr="002E290D" w:rsidRDefault="008C3C90" w:rsidP="008C3C90">
      <w:pPr>
        <w:pStyle w:val="Prrafodelista"/>
        <w:ind w:left="360"/>
        <w:rPr>
          <w:rFonts w:cs="Arial"/>
          <w:b/>
          <w:iCs/>
          <w:szCs w:val="22"/>
          <w:lang w:val="es-CO"/>
        </w:rPr>
      </w:pPr>
    </w:p>
    <w:p w14:paraId="43C4096E" w14:textId="67D842B7" w:rsidR="00935EE1" w:rsidRPr="002E290D" w:rsidRDefault="009A6317" w:rsidP="00640E3E">
      <w:pPr>
        <w:rPr>
          <w:szCs w:val="22"/>
          <w:lang w:val="es-CO"/>
        </w:rPr>
      </w:pPr>
      <w:ins w:id="21" w:author="PC" w:date="2024-06-28T10:07:00Z">
        <w:r>
          <w:rPr>
            <w:szCs w:val="22"/>
            <w:lang w:val="es-CO"/>
          </w:rPr>
          <w:t xml:space="preserve">Diseñar </w:t>
        </w:r>
      </w:ins>
      <w:ins w:id="22" w:author="PC" w:date="2024-06-28T10:08:00Z">
        <w:r>
          <w:rPr>
            <w:szCs w:val="22"/>
            <w:lang w:val="es-CO"/>
          </w:rPr>
          <w:t>un set-up</w:t>
        </w:r>
      </w:ins>
      <w:ins w:id="23" w:author="PC" w:date="2024-06-28T10:09:00Z">
        <w:r>
          <w:rPr>
            <w:szCs w:val="22"/>
            <w:lang w:val="es-CO"/>
          </w:rPr>
          <w:t xml:space="preserve"> para la </w:t>
        </w:r>
        <w:r w:rsidR="0077185E">
          <w:rPr>
            <w:szCs w:val="22"/>
            <w:lang w:val="es-CO"/>
          </w:rPr>
          <w:t>evaluación</w:t>
        </w:r>
      </w:ins>
      <w:ins w:id="24" w:author="PC" w:date="2024-06-28T10:08:00Z">
        <w:r>
          <w:rPr>
            <w:szCs w:val="22"/>
            <w:lang w:val="es-CO"/>
          </w:rPr>
          <w:t xml:space="preserve"> </w:t>
        </w:r>
      </w:ins>
      <w:del w:id="25" w:author="PC" w:date="2024-06-28T10:08:00Z">
        <w:r w:rsidR="00935EE1" w:rsidRPr="00BE256E" w:rsidDel="009A6317">
          <w:rPr>
            <w:szCs w:val="22"/>
            <w:lang w:val="es-CO"/>
            <w:rPrChange w:id="26" w:author="PC" w:date="2024-06-28T10:20:00Z">
              <w:rPr>
                <w:szCs w:val="22"/>
                <w:lang w:val="es-CO"/>
              </w:rPr>
            </w:rPrChange>
          </w:rPr>
          <w:delText>E</w:delText>
        </w:r>
      </w:del>
      <w:ins w:id="27" w:author="PC" w:date="2024-06-28T10:09:00Z">
        <w:r w:rsidRPr="00BE256E">
          <w:rPr>
            <w:szCs w:val="22"/>
            <w:lang w:val="es-CO"/>
            <w:rPrChange w:id="28" w:author="PC" w:date="2024-06-28T10:20:00Z">
              <w:rPr>
                <w:szCs w:val="22"/>
                <w:lang w:val="es-CO"/>
              </w:rPr>
            </w:rPrChange>
          </w:rPr>
          <w:t>de</w:t>
        </w:r>
      </w:ins>
      <w:del w:id="29" w:author="PC" w:date="2024-06-28T10:09:00Z">
        <w:r w:rsidR="00935EE1" w:rsidRPr="009A6317" w:rsidDel="009A6317">
          <w:rPr>
            <w:szCs w:val="22"/>
            <w:u w:val="single"/>
            <w:lang w:val="es-CO"/>
            <w:rPrChange w:id="30" w:author="PC" w:date="2024-06-28T10:09:00Z">
              <w:rPr>
                <w:szCs w:val="22"/>
                <w:lang w:val="es-CO"/>
              </w:rPr>
            </w:rPrChange>
          </w:rPr>
          <w:delText>valuar</w:delText>
        </w:r>
      </w:del>
      <w:r w:rsidR="00935EE1" w:rsidRPr="002E290D">
        <w:rPr>
          <w:szCs w:val="22"/>
          <w:lang w:val="es-CO"/>
        </w:rPr>
        <w:t xml:space="preserve"> la confiabilidad de una CNN implementada sobre un entorno basado en Python cuando se considera la arquitectura de la red y la representación de datos. </w:t>
      </w:r>
      <w:ins w:id="31" w:author="PC" w:date="2024-06-28T12:22:00Z">
        <w:r w:rsidR="00667B0C">
          <w:rPr>
            <w:szCs w:val="22"/>
            <w:lang w:val="es-CO"/>
          </w:rPr>
          <w:t xml:space="preserve"> </w:t>
        </w:r>
      </w:ins>
      <w:bookmarkStart w:id="32" w:name="_GoBack"/>
      <w:bookmarkEnd w:id="32"/>
    </w:p>
    <w:p w14:paraId="52AAA211" w14:textId="77777777" w:rsidR="00935EE1" w:rsidRPr="002E290D" w:rsidRDefault="00935EE1" w:rsidP="00640E3E">
      <w:pPr>
        <w:pStyle w:val="Prrafodelista"/>
        <w:ind w:left="360"/>
        <w:rPr>
          <w:rFonts w:cs="Arial"/>
          <w:b/>
          <w:iCs/>
          <w:szCs w:val="22"/>
          <w:lang w:val="es-CO"/>
        </w:rPr>
      </w:pPr>
    </w:p>
    <w:p w14:paraId="77184F99" w14:textId="77777777" w:rsidR="00935EE1" w:rsidRPr="002E290D" w:rsidRDefault="00935EE1" w:rsidP="00640E3E">
      <w:pPr>
        <w:pStyle w:val="Prrafodelista"/>
        <w:numPr>
          <w:ilvl w:val="1"/>
          <w:numId w:val="3"/>
        </w:numPr>
        <w:rPr>
          <w:rFonts w:cs="Arial"/>
          <w:b/>
          <w:iCs/>
          <w:szCs w:val="22"/>
          <w:lang w:val="es-CO"/>
        </w:rPr>
      </w:pPr>
      <w:r w:rsidRPr="002E290D">
        <w:rPr>
          <w:rFonts w:cs="Arial"/>
          <w:b/>
          <w:iCs/>
          <w:szCs w:val="22"/>
          <w:lang w:val="es-CO"/>
        </w:rPr>
        <w:t>OBJETIVOS ESPECÍFICOS</w:t>
      </w:r>
    </w:p>
    <w:p w14:paraId="7AB29039" w14:textId="77777777" w:rsidR="00935EE1" w:rsidRPr="002E290D" w:rsidRDefault="00935EE1" w:rsidP="00640E3E">
      <w:pPr>
        <w:rPr>
          <w:rFonts w:cs="Arial"/>
          <w:b/>
          <w:iCs/>
          <w:szCs w:val="22"/>
          <w:lang w:val="es-CO"/>
        </w:rPr>
      </w:pPr>
    </w:p>
    <w:p w14:paraId="17A30A90" w14:textId="191844CE" w:rsidR="00A50DCE" w:rsidRDefault="00BC1B87" w:rsidP="00640E3E">
      <w:pPr>
        <w:numPr>
          <w:ilvl w:val="0"/>
          <w:numId w:val="1"/>
        </w:numPr>
        <w:rPr>
          <w:rFonts w:cs="Arial"/>
          <w:iCs/>
          <w:szCs w:val="22"/>
          <w:lang w:val="es-CO"/>
        </w:rPr>
      </w:pPr>
      <w:r>
        <w:t>Identificar tipos de arquitecturas de CNN, su representación de datos y mecanismos de evaluación de confiabilidad para sistemas de alto nivel.</w:t>
      </w:r>
    </w:p>
    <w:p w14:paraId="2F53CD6C" w14:textId="53144483" w:rsidR="00935EE1" w:rsidRPr="008E4EA7" w:rsidRDefault="00935EE1" w:rsidP="002E290D">
      <w:pPr>
        <w:ind w:left="1080"/>
        <w:rPr>
          <w:rFonts w:cs="Arial"/>
          <w:iCs/>
          <w:szCs w:val="22"/>
          <w:lang w:val="es-CO"/>
        </w:rPr>
      </w:pPr>
    </w:p>
    <w:p w14:paraId="4A1FFDE6" w14:textId="64D8E5AA" w:rsidR="00A50DCE" w:rsidRPr="002E290D" w:rsidRDefault="00A50DCE" w:rsidP="00640E3E">
      <w:pPr>
        <w:numPr>
          <w:ilvl w:val="0"/>
          <w:numId w:val="1"/>
        </w:numPr>
        <w:rPr>
          <w:rFonts w:cs="Arial"/>
          <w:iCs/>
          <w:szCs w:val="22"/>
          <w:lang w:val="es-CO"/>
        </w:rPr>
      </w:pPr>
      <w:r>
        <w:t>Desarrollar un entorno de prueba que incluya implementación, entrenamiento y herramientas para evaluar la confiabilidad de las CNN.</w:t>
      </w:r>
    </w:p>
    <w:p w14:paraId="6FEFA32A" w14:textId="77777777" w:rsidR="00A50DCE" w:rsidRPr="002E290D" w:rsidRDefault="00A50DCE" w:rsidP="002E290D">
      <w:pPr>
        <w:ind w:left="1080"/>
        <w:rPr>
          <w:rFonts w:cs="Arial"/>
          <w:iCs/>
          <w:szCs w:val="22"/>
          <w:lang w:val="es-CO"/>
        </w:rPr>
      </w:pPr>
    </w:p>
    <w:p w14:paraId="3EA0DE5E" w14:textId="57537E7D" w:rsidR="00935EE1" w:rsidRDefault="00935EE1" w:rsidP="00640E3E">
      <w:pPr>
        <w:numPr>
          <w:ilvl w:val="0"/>
          <w:numId w:val="1"/>
        </w:numPr>
        <w:rPr>
          <w:rFonts w:cs="Arial"/>
          <w:iCs/>
          <w:szCs w:val="22"/>
          <w:lang w:val="es-CO"/>
        </w:rPr>
      </w:pPr>
      <w:r w:rsidRPr="008E4EA7">
        <w:rPr>
          <w:rFonts w:cs="Arial"/>
          <w:iCs/>
          <w:szCs w:val="22"/>
          <w:lang w:val="es-CO"/>
        </w:rPr>
        <w:t xml:space="preserve">Ejecutar pruebas para evaluar la confiabilidad de algunas CNN seleccionadas y recopilar los datos. </w:t>
      </w:r>
    </w:p>
    <w:p w14:paraId="3928618B" w14:textId="77777777" w:rsidR="00A50DCE" w:rsidRPr="008E4EA7" w:rsidRDefault="00A50DCE" w:rsidP="002E290D">
      <w:pPr>
        <w:ind w:left="1080"/>
        <w:rPr>
          <w:rFonts w:cs="Arial"/>
          <w:iCs/>
          <w:szCs w:val="22"/>
          <w:lang w:val="es-CO"/>
        </w:rPr>
      </w:pPr>
    </w:p>
    <w:p w14:paraId="3C7F8F8B" w14:textId="77777777" w:rsidR="00935EE1" w:rsidRPr="008E4EA7" w:rsidRDefault="00935EE1" w:rsidP="00640E3E">
      <w:pPr>
        <w:numPr>
          <w:ilvl w:val="0"/>
          <w:numId w:val="1"/>
        </w:numPr>
        <w:rPr>
          <w:rFonts w:cs="Arial"/>
          <w:iCs/>
          <w:szCs w:val="22"/>
          <w:lang w:val="es-CO"/>
        </w:rPr>
      </w:pPr>
      <w:r w:rsidRPr="008E4EA7">
        <w:rPr>
          <w:rFonts w:cs="Arial"/>
          <w:iCs/>
          <w:szCs w:val="22"/>
          <w:lang w:val="es-CO"/>
        </w:rPr>
        <w:t xml:space="preserve">Analizar y validar los resultados obtenidos. </w:t>
      </w:r>
    </w:p>
    <w:p w14:paraId="04B2A7B5" w14:textId="4F07FB00" w:rsidR="00935EE1" w:rsidRDefault="00935EE1" w:rsidP="00640E3E">
      <w:pPr>
        <w:pStyle w:val="Prrafodelista"/>
        <w:ind w:left="360"/>
        <w:rPr>
          <w:rFonts w:cs="Arial"/>
          <w:b/>
          <w:iCs/>
          <w:szCs w:val="22"/>
          <w:lang w:val="es-CO"/>
        </w:rPr>
      </w:pPr>
    </w:p>
    <w:p w14:paraId="00351E59" w14:textId="040A783C" w:rsidR="00F65FE0" w:rsidRPr="002E290D" w:rsidRDefault="00F65FE0" w:rsidP="00640E3E">
      <w:pPr>
        <w:pStyle w:val="Prrafodelista"/>
        <w:ind w:left="360"/>
        <w:rPr>
          <w:rFonts w:cs="Arial"/>
          <w:iCs/>
          <w:szCs w:val="22"/>
          <w:lang w:val="es-CO"/>
        </w:rPr>
      </w:pPr>
    </w:p>
    <w:p w14:paraId="54D886EC" w14:textId="77777777"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METODOLOGÍA</w:t>
      </w:r>
    </w:p>
    <w:p w14:paraId="11BCE01B" w14:textId="77777777" w:rsidR="00935EE1" w:rsidRPr="002E290D" w:rsidRDefault="00935EE1" w:rsidP="00627EA5">
      <w:pPr>
        <w:pStyle w:val="Prrafodelista"/>
        <w:ind w:left="360"/>
        <w:rPr>
          <w:rFonts w:cs="Arial"/>
          <w:b/>
          <w:iCs/>
          <w:szCs w:val="22"/>
          <w:lang w:val="es-CO"/>
        </w:rPr>
      </w:pPr>
    </w:p>
    <w:p w14:paraId="15EE3385" w14:textId="6F17B527" w:rsidR="00935EE1" w:rsidRPr="002E290D" w:rsidRDefault="00935EE1" w:rsidP="002362A9">
      <w:pPr>
        <w:pStyle w:val="Prrafodelista"/>
        <w:ind w:left="360"/>
        <w:rPr>
          <w:rFonts w:cs="Arial"/>
          <w:bCs/>
          <w:iCs/>
          <w:szCs w:val="22"/>
          <w:lang w:val="es-CO"/>
        </w:rPr>
      </w:pPr>
      <w:r w:rsidRPr="002E290D">
        <w:rPr>
          <w:rFonts w:cs="Arial"/>
          <w:bCs/>
          <w:iCs/>
          <w:szCs w:val="22"/>
          <w:lang w:val="es-CO"/>
        </w:rPr>
        <w:t xml:space="preserve">Este proyecto </w:t>
      </w:r>
      <w:r w:rsidR="009D3327">
        <w:rPr>
          <w:rFonts w:cs="Arial"/>
          <w:bCs/>
          <w:iCs/>
          <w:szCs w:val="22"/>
          <w:lang w:val="es-CO"/>
        </w:rPr>
        <w:t>busca</w:t>
      </w:r>
      <w:r w:rsidRPr="002E290D">
        <w:rPr>
          <w:rFonts w:cs="Arial"/>
          <w:bCs/>
          <w:iCs/>
          <w:szCs w:val="22"/>
          <w:lang w:val="es-CO"/>
        </w:rPr>
        <w:t xml:space="preserve"> aplicar el conocimiento teórico y experimental para abordar un problema real relacionado con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clasificándolo como investigación aplicada y experimental. En esta investigación, se realizarán pruebas controlados para evaluar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aplicándoles inyección controlada de fallos. Se analizará cómo la confiabilidad y el rendimiento de la red varían en función de diferentes condiciones de fallos. Esta metodología experimental nos permite establecer relaciones causales y medir de manera precisa el efecto de las variables </w:t>
      </w:r>
      <w:r w:rsidRPr="002E290D">
        <w:rPr>
          <w:rFonts w:cs="Arial"/>
          <w:bCs/>
          <w:iCs/>
          <w:szCs w:val="22"/>
          <w:lang w:val="es-CO"/>
        </w:rPr>
        <w:lastRenderedPageBreak/>
        <w:t>independientes, en este caso, la inyección de fallos, sobre las variables dependientes, que son la confiabilidad y el rendimiento de la CNN.</w:t>
      </w:r>
    </w:p>
    <w:p w14:paraId="6E3B2245" w14:textId="77777777" w:rsidR="00935EE1" w:rsidRPr="002E290D" w:rsidRDefault="00935EE1" w:rsidP="00627EA5">
      <w:pPr>
        <w:pStyle w:val="Prrafodelista"/>
        <w:ind w:left="360"/>
        <w:rPr>
          <w:rFonts w:cs="Arial"/>
          <w:b/>
          <w:iCs/>
          <w:szCs w:val="22"/>
          <w:lang w:val="es-CO"/>
        </w:rPr>
      </w:pPr>
    </w:p>
    <w:p w14:paraId="6D9EB0AB" w14:textId="77777777" w:rsidR="00935EE1" w:rsidRPr="002E290D" w:rsidRDefault="00935EE1" w:rsidP="000B20EB">
      <w:pPr>
        <w:pStyle w:val="Prrafodelista"/>
        <w:numPr>
          <w:ilvl w:val="0"/>
          <w:numId w:val="3"/>
        </w:numPr>
        <w:rPr>
          <w:rFonts w:cs="Arial"/>
          <w:b/>
          <w:iCs/>
          <w:szCs w:val="22"/>
          <w:lang w:val="es-CO"/>
        </w:rPr>
      </w:pPr>
      <w:r w:rsidRPr="002E290D">
        <w:rPr>
          <w:rFonts w:cs="Arial"/>
          <w:b/>
          <w:iCs/>
          <w:szCs w:val="22"/>
          <w:lang w:val="es-CO"/>
        </w:rPr>
        <w:t>ACTIVIDADES</w:t>
      </w:r>
    </w:p>
    <w:p w14:paraId="7BEC76D8" w14:textId="77777777" w:rsidR="00935EE1" w:rsidRPr="002E290D" w:rsidRDefault="00935EE1" w:rsidP="00986B97">
      <w:pPr>
        <w:rPr>
          <w:rFonts w:cs="Arial"/>
          <w:b/>
          <w:iCs/>
          <w:szCs w:val="22"/>
          <w:lang w:val="es-CO"/>
        </w:rPr>
      </w:pPr>
    </w:p>
    <w:p w14:paraId="39983DDF" w14:textId="77777777" w:rsidR="00935EE1" w:rsidRPr="002E290D" w:rsidRDefault="00935EE1" w:rsidP="00986B97">
      <w:pPr>
        <w:rPr>
          <w:rFonts w:cs="Arial"/>
          <w:bCs/>
          <w:iCs/>
          <w:szCs w:val="22"/>
          <w:lang w:val="es-CO"/>
        </w:rPr>
      </w:pPr>
      <w:r w:rsidRPr="002E290D">
        <w:rPr>
          <w:rFonts w:cs="Arial"/>
          <w:bCs/>
          <w:iCs/>
          <w:szCs w:val="22"/>
          <w:lang w:val="es-CO"/>
        </w:rPr>
        <w:t xml:space="preserve">Las actividades que permitirán la ejecución de los diferentes objetivos específicos de planten en la presente sección. </w:t>
      </w:r>
    </w:p>
    <w:p w14:paraId="208A622A" w14:textId="77777777" w:rsidR="00935EE1" w:rsidRPr="002E290D" w:rsidRDefault="00935EE1" w:rsidP="00986B97">
      <w:pPr>
        <w:rPr>
          <w:rFonts w:cs="Arial"/>
          <w:b/>
          <w:iCs/>
          <w:szCs w:val="22"/>
          <w:lang w:val="es-CO"/>
        </w:rPr>
      </w:pPr>
    </w:p>
    <w:p w14:paraId="77E4AA0A" w14:textId="7B8D874F" w:rsidR="00935EE1" w:rsidRPr="002E290D" w:rsidRDefault="002C7C2D" w:rsidP="002E290D">
      <w:pPr>
        <w:rPr>
          <w:rFonts w:cs="Arial"/>
          <w:bCs/>
          <w:iCs/>
          <w:szCs w:val="22"/>
          <w:lang w:val="es-CO"/>
        </w:rPr>
      </w:pPr>
      <w:r>
        <w:rPr>
          <w:rFonts w:cs="Arial"/>
          <w:bCs/>
          <w:iCs/>
          <w:szCs w:val="22"/>
          <w:lang w:val="es-CO"/>
        </w:rPr>
        <w:t xml:space="preserve">a. </w:t>
      </w:r>
      <w:r w:rsidR="00935EE1" w:rsidRPr="002E290D">
        <w:rPr>
          <w:rFonts w:cs="Arial"/>
          <w:bCs/>
          <w:iCs/>
          <w:szCs w:val="22"/>
          <w:lang w:val="es-CO"/>
        </w:rPr>
        <w:t>Para cumplir con el primer objetivo específico, “</w:t>
      </w:r>
      <w:r w:rsidR="00A50DCE" w:rsidRPr="00A50DCE">
        <w:rPr>
          <w:rFonts w:cs="Arial"/>
          <w:bCs/>
          <w:iCs/>
          <w:szCs w:val="22"/>
          <w:lang w:val="es-CO"/>
        </w:rPr>
        <w:t>Identificar tipos de arquitecturas de CNN, su representación de datos y mecanismos de evaluación de confiabilidad para sistemas de alto nivel.</w:t>
      </w:r>
      <w:r w:rsidR="00935EE1" w:rsidRPr="002E290D">
        <w:rPr>
          <w:rFonts w:cs="Arial"/>
          <w:bCs/>
          <w:iCs/>
          <w:szCs w:val="22"/>
          <w:lang w:val="es-CO"/>
        </w:rPr>
        <w:t>”, se plantean las siguientes actividades:</w:t>
      </w:r>
    </w:p>
    <w:p w14:paraId="1A5C3819" w14:textId="77777777" w:rsidR="00935EE1" w:rsidRPr="002E290D" w:rsidRDefault="00935EE1" w:rsidP="00986B97">
      <w:pPr>
        <w:rPr>
          <w:rFonts w:cs="Arial"/>
          <w:b/>
          <w:iCs/>
          <w:szCs w:val="22"/>
          <w:lang w:val="es-CO"/>
        </w:rPr>
      </w:pPr>
    </w:p>
    <w:p w14:paraId="5EE0D14D" w14:textId="2D712454"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Investigar los diferentes tipos de arquitecturas de redes neuronales existentes.</w:t>
      </w:r>
    </w:p>
    <w:p w14:paraId="688B7C43" w14:textId="77777777" w:rsidR="00295630" w:rsidRPr="002E290D" w:rsidRDefault="00295630" w:rsidP="002E290D">
      <w:pPr>
        <w:pStyle w:val="Prrafodelista"/>
        <w:rPr>
          <w:rFonts w:cs="Arial"/>
          <w:bCs/>
          <w:iCs/>
          <w:szCs w:val="22"/>
          <w:lang w:val="es-CO"/>
        </w:rPr>
      </w:pPr>
    </w:p>
    <w:p w14:paraId="71CA55FB" w14:textId="4A2AF6B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Indagar sobre la representación de datos que se pueden presentar en las redes neuronales y mirar sus efectos.</w:t>
      </w:r>
    </w:p>
    <w:p w14:paraId="6D46FB21" w14:textId="77777777" w:rsidR="00295630" w:rsidRPr="002E290D" w:rsidRDefault="00295630" w:rsidP="002E290D">
      <w:pPr>
        <w:pStyle w:val="Prrafodelista"/>
        <w:rPr>
          <w:rFonts w:cs="Arial"/>
          <w:bCs/>
          <w:iCs/>
          <w:szCs w:val="22"/>
          <w:lang w:val="es-CO"/>
        </w:rPr>
      </w:pPr>
    </w:p>
    <w:p w14:paraId="7A51644F" w14:textId="500F6B5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Revisar los diferentes métodos que permitan evaluar la confiabilidad de las redes neuronales </w:t>
      </w:r>
      <w:proofErr w:type="spellStart"/>
      <w:r w:rsidRPr="002E290D">
        <w:rPr>
          <w:rFonts w:cs="Arial"/>
          <w:bCs/>
          <w:iCs/>
          <w:szCs w:val="22"/>
          <w:lang w:val="es-CO"/>
        </w:rPr>
        <w:t>convolucionales</w:t>
      </w:r>
      <w:proofErr w:type="spellEnd"/>
      <w:r w:rsidRPr="002E290D">
        <w:rPr>
          <w:rFonts w:cs="Arial"/>
          <w:bCs/>
          <w:iCs/>
          <w:szCs w:val="22"/>
          <w:lang w:val="es-CO"/>
        </w:rPr>
        <w:t>.</w:t>
      </w:r>
    </w:p>
    <w:p w14:paraId="1F821AB8" w14:textId="77777777" w:rsidR="00935EE1" w:rsidRPr="002E290D" w:rsidRDefault="00935EE1" w:rsidP="003F4087">
      <w:pPr>
        <w:rPr>
          <w:rFonts w:cs="Arial"/>
          <w:bCs/>
          <w:iCs/>
          <w:szCs w:val="22"/>
          <w:lang w:val="es-CO"/>
        </w:rPr>
      </w:pPr>
    </w:p>
    <w:p w14:paraId="5D47CD99" w14:textId="7F8CE27F" w:rsidR="00935EE1" w:rsidRPr="002E290D" w:rsidRDefault="002C7C2D" w:rsidP="002E290D">
      <w:pPr>
        <w:rPr>
          <w:rFonts w:cs="Arial"/>
          <w:bCs/>
          <w:iCs/>
          <w:szCs w:val="22"/>
          <w:lang w:val="es-CO"/>
        </w:rPr>
      </w:pPr>
      <w:r>
        <w:rPr>
          <w:rFonts w:cs="Arial"/>
          <w:bCs/>
          <w:iCs/>
          <w:szCs w:val="22"/>
          <w:lang w:val="es-CO"/>
        </w:rPr>
        <w:t xml:space="preserve">b. </w:t>
      </w:r>
      <w:r w:rsidR="00935EE1" w:rsidRPr="002E290D">
        <w:rPr>
          <w:rFonts w:cs="Arial"/>
          <w:bCs/>
          <w:iCs/>
          <w:szCs w:val="22"/>
          <w:lang w:val="es-CO"/>
        </w:rPr>
        <w:t>Para cumplir con el segundo objetivo específico, “</w:t>
      </w:r>
      <w:r w:rsidR="00A50DCE">
        <w:t>Desarrollar un entorno de prueba que incluya implementación, entrenamiento y herramientas para evaluar la confiabilidad de las CNN</w:t>
      </w:r>
      <w:r w:rsidR="00935EE1" w:rsidRPr="002E290D">
        <w:rPr>
          <w:rFonts w:cs="Arial"/>
          <w:bCs/>
          <w:iCs/>
          <w:szCs w:val="22"/>
          <w:lang w:val="es-CO"/>
        </w:rPr>
        <w:t>”, se plantean las siguientes actividades:</w:t>
      </w:r>
    </w:p>
    <w:p w14:paraId="26A74EBC" w14:textId="77777777" w:rsidR="00935EE1" w:rsidRPr="002E290D" w:rsidRDefault="00935EE1" w:rsidP="003F326F">
      <w:pPr>
        <w:ind w:left="720"/>
        <w:rPr>
          <w:rFonts w:cs="Arial"/>
          <w:bCs/>
          <w:iCs/>
          <w:szCs w:val="22"/>
          <w:lang w:val="es-CO"/>
        </w:rPr>
      </w:pPr>
    </w:p>
    <w:p w14:paraId="7B844834" w14:textId="16016E6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3 tipos de arquitecturas de red (</w:t>
      </w:r>
      <w:proofErr w:type="spellStart"/>
      <w:r w:rsidRPr="002E290D">
        <w:rPr>
          <w:rFonts w:cs="Arial"/>
          <w:bCs/>
          <w:iCs/>
          <w:szCs w:val="22"/>
          <w:lang w:val="es-CO"/>
        </w:rPr>
        <w:t>Alexnet</w:t>
      </w:r>
      <w:proofErr w:type="spellEnd"/>
      <w:r w:rsidRPr="002E290D">
        <w:rPr>
          <w:rFonts w:cs="Arial"/>
          <w:bCs/>
          <w:iCs/>
          <w:szCs w:val="22"/>
          <w:lang w:val="es-CO"/>
        </w:rPr>
        <w:t xml:space="preserve">, </w:t>
      </w:r>
      <w:proofErr w:type="spellStart"/>
      <w:r w:rsidRPr="002E290D">
        <w:rPr>
          <w:rFonts w:cs="Arial"/>
          <w:bCs/>
          <w:iCs/>
          <w:szCs w:val="22"/>
          <w:lang w:val="es-CO"/>
        </w:rPr>
        <w:t>Vgg</w:t>
      </w:r>
      <w:proofErr w:type="spellEnd"/>
      <w:r w:rsidRPr="002E290D">
        <w:rPr>
          <w:rFonts w:cs="Arial"/>
          <w:bCs/>
          <w:iCs/>
          <w:szCs w:val="22"/>
          <w:lang w:val="es-CO"/>
        </w:rPr>
        <w:t>, Lenet5).</w:t>
      </w:r>
    </w:p>
    <w:p w14:paraId="4FF518F8" w14:textId="77777777" w:rsidR="00645B05" w:rsidRPr="002E290D" w:rsidRDefault="00645B05" w:rsidP="002E290D">
      <w:pPr>
        <w:pStyle w:val="Prrafodelista"/>
        <w:rPr>
          <w:rFonts w:cs="Arial"/>
          <w:bCs/>
          <w:iCs/>
          <w:szCs w:val="22"/>
          <w:lang w:val="es-CO"/>
        </w:rPr>
      </w:pPr>
    </w:p>
    <w:p w14:paraId="1CD2DECA" w14:textId="08CBBABD"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Realizar el entrenamiento e inferencia de las diferentes arquitecturas elegidas.</w:t>
      </w:r>
    </w:p>
    <w:p w14:paraId="0AC79392" w14:textId="77777777" w:rsidR="00645B05" w:rsidRPr="002E290D" w:rsidRDefault="00645B05" w:rsidP="002E290D">
      <w:pPr>
        <w:pStyle w:val="Prrafodelista"/>
        <w:rPr>
          <w:rFonts w:cs="Arial"/>
          <w:bCs/>
          <w:iCs/>
          <w:szCs w:val="22"/>
          <w:lang w:val="es-CO"/>
        </w:rPr>
      </w:pPr>
    </w:p>
    <w:p w14:paraId="60B9B470" w14:textId="2574F04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el método “</w:t>
      </w:r>
      <w:proofErr w:type="spellStart"/>
      <w:r w:rsidRPr="002E290D">
        <w:rPr>
          <w:rFonts w:cs="Arial"/>
          <w:bCs/>
          <w:iCs/>
          <w:szCs w:val="22"/>
          <w:lang w:val="es-CO"/>
        </w:rPr>
        <w:t>Pruning</w:t>
      </w:r>
      <w:proofErr w:type="spellEnd"/>
      <w:r w:rsidRPr="002E290D">
        <w:rPr>
          <w:rFonts w:cs="Arial"/>
          <w:bCs/>
          <w:iCs/>
          <w:szCs w:val="22"/>
          <w:lang w:val="es-CO"/>
        </w:rPr>
        <w:t>” en las arquitecturas ya entrenadas.</w:t>
      </w:r>
    </w:p>
    <w:p w14:paraId="12329C07" w14:textId="77777777" w:rsidR="00645B05" w:rsidRPr="002E290D" w:rsidRDefault="00645B05" w:rsidP="002E290D">
      <w:pPr>
        <w:pStyle w:val="Prrafodelista"/>
        <w:rPr>
          <w:rFonts w:cs="Arial"/>
          <w:bCs/>
          <w:iCs/>
          <w:szCs w:val="22"/>
          <w:lang w:val="es-CO"/>
        </w:rPr>
      </w:pPr>
    </w:p>
    <w:p w14:paraId="4F4C0A59"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Investigar el formato con el que se entregan los datos de la red entrenada y realizar la visualización de estos.</w:t>
      </w:r>
    </w:p>
    <w:p w14:paraId="3335D41F" w14:textId="77777777" w:rsidR="00935EE1" w:rsidRPr="002E290D" w:rsidRDefault="00935EE1" w:rsidP="003F326F">
      <w:pPr>
        <w:pStyle w:val="Prrafodelista"/>
        <w:rPr>
          <w:rFonts w:cs="Arial"/>
          <w:bCs/>
          <w:iCs/>
          <w:szCs w:val="22"/>
          <w:lang w:val="es-CO"/>
        </w:rPr>
      </w:pPr>
    </w:p>
    <w:p w14:paraId="3317704B" w14:textId="0CA8B4F0" w:rsidR="00935EE1" w:rsidRPr="00CB0AEA" w:rsidRDefault="002C7C2D" w:rsidP="002E290D">
      <w:pPr>
        <w:rPr>
          <w:rFonts w:cs="Arial"/>
          <w:iCs/>
          <w:szCs w:val="22"/>
          <w:lang w:val="es-CO"/>
        </w:rPr>
      </w:pPr>
      <w:r>
        <w:rPr>
          <w:rFonts w:cs="Arial"/>
          <w:bCs/>
          <w:iCs/>
          <w:szCs w:val="22"/>
          <w:lang w:val="es-CO"/>
        </w:rPr>
        <w:t xml:space="preserve">c. </w:t>
      </w:r>
      <w:r w:rsidR="00935EE1" w:rsidRPr="002E290D">
        <w:rPr>
          <w:rFonts w:cs="Arial"/>
          <w:bCs/>
          <w:iCs/>
          <w:szCs w:val="22"/>
          <w:lang w:val="es-CO"/>
        </w:rPr>
        <w:t>Para cumplir con el segundo objetivo específico, “</w:t>
      </w:r>
      <w:r w:rsidR="00935EE1" w:rsidRPr="00CB0AEA">
        <w:rPr>
          <w:rFonts w:cs="Arial"/>
          <w:iCs/>
          <w:szCs w:val="22"/>
          <w:lang w:val="es-CO"/>
        </w:rPr>
        <w:t>Ejecutar pruebas para evaluar la confiabilidad de algunas CNN seleccionadas y recopilar los datos</w:t>
      </w:r>
      <w:r w:rsidR="00935EE1" w:rsidRPr="002E290D">
        <w:rPr>
          <w:rFonts w:cs="Arial"/>
          <w:bCs/>
          <w:iCs/>
          <w:szCs w:val="22"/>
          <w:lang w:val="es-CO"/>
        </w:rPr>
        <w:t>”, se plantean las siguientes actividades:</w:t>
      </w:r>
    </w:p>
    <w:p w14:paraId="253BCE94" w14:textId="77777777" w:rsidR="00935EE1" w:rsidRPr="002E290D" w:rsidRDefault="00935EE1" w:rsidP="00662ADF">
      <w:pPr>
        <w:rPr>
          <w:rFonts w:cs="Arial"/>
          <w:bCs/>
          <w:iCs/>
          <w:szCs w:val="22"/>
          <w:lang w:val="es-CO"/>
        </w:rPr>
      </w:pPr>
    </w:p>
    <w:p w14:paraId="0270DBBC" w14:textId="3A986FEA"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un código que permita acceder a la información de cada capa y que permita modificar al menos un dato de estas.</w:t>
      </w:r>
    </w:p>
    <w:p w14:paraId="050A46C4" w14:textId="77777777" w:rsidR="00645B05" w:rsidRPr="002E290D" w:rsidRDefault="00645B05" w:rsidP="002E290D">
      <w:pPr>
        <w:pStyle w:val="Prrafodelista"/>
        <w:rPr>
          <w:rFonts w:cs="Arial"/>
          <w:bCs/>
          <w:iCs/>
          <w:szCs w:val="22"/>
          <w:lang w:val="es-CO"/>
        </w:rPr>
      </w:pPr>
    </w:p>
    <w:p w14:paraId="3EAA7837" w14:textId="2CDDDF90"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Realizar las inferencias de las redes entrenadas Golden </w:t>
      </w:r>
      <w:proofErr w:type="spellStart"/>
      <w:r w:rsidRPr="002E290D">
        <w:rPr>
          <w:rFonts w:cs="Arial"/>
          <w:bCs/>
          <w:iCs/>
          <w:szCs w:val="22"/>
          <w:lang w:val="es-CO"/>
        </w:rPr>
        <w:t>model</w:t>
      </w:r>
      <w:proofErr w:type="spellEnd"/>
      <w:r w:rsidRPr="002E290D">
        <w:rPr>
          <w:rFonts w:cs="Arial"/>
          <w:bCs/>
          <w:iCs/>
          <w:szCs w:val="22"/>
          <w:lang w:val="es-CO"/>
        </w:rPr>
        <w:t xml:space="preserve"> y el modelo con fallas.</w:t>
      </w:r>
    </w:p>
    <w:p w14:paraId="56D655F4" w14:textId="77777777" w:rsidR="009F1DF6" w:rsidRPr="002E290D" w:rsidRDefault="009F1DF6" w:rsidP="002E290D">
      <w:pPr>
        <w:pStyle w:val="Prrafodelista"/>
        <w:rPr>
          <w:rFonts w:cs="Arial"/>
          <w:bCs/>
          <w:iCs/>
          <w:szCs w:val="22"/>
          <w:lang w:val="es-CO"/>
        </w:rPr>
      </w:pPr>
    </w:p>
    <w:p w14:paraId="27CFE990" w14:textId="5ADA2BA1" w:rsidR="00935EE1" w:rsidRPr="002E290D" w:rsidRDefault="00935EE1" w:rsidP="002E290D">
      <w:pPr>
        <w:pStyle w:val="Prrafodelista"/>
        <w:numPr>
          <w:ilvl w:val="0"/>
          <w:numId w:val="2"/>
        </w:numPr>
        <w:rPr>
          <w:rFonts w:cs="Arial"/>
          <w:bCs/>
          <w:iCs/>
          <w:szCs w:val="22"/>
          <w:lang w:val="es-CO"/>
        </w:rPr>
      </w:pPr>
      <w:r w:rsidRPr="002E290D">
        <w:rPr>
          <w:rFonts w:cs="Arial"/>
          <w:bCs/>
          <w:iCs/>
          <w:szCs w:val="22"/>
          <w:lang w:val="es-CO"/>
        </w:rPr>
        <w:t>Recolectar la información arrojada en la inferencia de ambos modelos.</w:t>
      </w:r>
    </w:p>
    <w:p w14:paraId="6E40074F" w14:textId="77777777" w:rsidR="00935EE1" w:rsidRPr="002E290D" w:rsidRDefault="00935EE1" w:rsidP="00E11C7D">
      <w:pPr>
        <w:rPr>
          <w:rFonts w:cs="Arial"/>
          <w:bCs/>
          <w:iCs/>
          <w:szCs w:val="22"/>
          <w:lang w:val="es-CO"/>
        </w:rPr>
      </w:pPr>
    </w:p>
    <w:p w14:paraId="29656546" w14:textId="680E561B" w:rsidR="00935EE1" w:rsidRPr="00CB0AEA" w:rsidRDefault="002C7C2D" w:rsidP="002E290D">
      <w:pPr>
        <w:rPr>
          <w:rFonts w:cs="Arial"/>
          <w:iCs/>
          <w:szCs w:val="22"/>
          <w:lang w:val="es-CO"/>
        </w:rPr>
      </w:pPr>
      <w:r>
        <w:rPr>
          <w:rFonts w:cs="Arial"/>
          <w:bCs/>
          <w:iCs/>
          <w:szCs w:val="22"/>
          <w:lang w:val="es-CO"/>
        </w:rPr>
        <w:t xml:space="preserve">d. </w:t>
      </w:r>
      <w:r w:rsidR="00935EE1" w:rsidRPr="002E290D">
        <w:rPr>
          <w:rFonts w:cs="Arial"/>
          <w:bCs/>
          <w:iCs/>
          <w:szCs w:val="22"/>
          <w:lang w:val="es-CO"/>
        </w:rPr>
        <w:t>Para cumplir con el segundo objetivo específico, “</w:t>
      </w:r>
      <w:r w:rsidR="00935EE1" w:rsidRPr="00CB0AEA">
        <w:rPr>
          <w:rFonts w:cs="Arial"/>
          <w:iCs/>
          <w:szCs w:val="22"/>
          <w:lang w:val="es-CO"/>
        </w:rPr>
        <w:t>Analizar y validar los resultados obtenidos</w:t>
      </w:r>
      <w:r w:rsidR="00935EE1" w:rsidRPr="002E290D">
        <w:rPr>
          <w:rFonts w:cs="Arial"/>
          <w:bCs/>
          <w:iCs/>
          <w:szCs w:val="22"/>
          <w:lang w:val="es-CO"/>
        </w:rPr>
        <w:t>”, se plantean las siguientes actividades:</w:t>
      </w:r>
    </w:p>
    <w:p w14:paraId="31EB06C5" w14:textId="77777777" w:rsidR="00935EE1" w:rsidRPr="002E290D" w:rsidRDefault="00935EE1" w:rsidP="00E11C7D">
      <w:pPr>
        <w:ind w:left="360"/>
        <w:rPr>
          <w:rFonts w:cs="Arial"/>
          <w:bCs/>
          <w:iCs/>
          <w:szCs w:val="22"/>
          <w:lang w:val="es-CO"/>
        </w:rPr>
      </w:pPr>
    </w:p>
    <w:p w14:paraId="206F9354" w14:textId="7649901C" w:rsidR="00935EE1" w:rsidRDefault="00935EE1" w:rsidP="002C7C2D">
      <w:pPr>
        <w:pStyle w:val="Prrafodelista"/>
        <w:numPr>
          <w:ilvl w:val="0"/>
          <w:numId w:val="2"/>
        </w:numPr>
        <w:rPr>
          <w:rFonts w:cs="Arial"/>
          <w:bCs/>
          <w:iCs/>
          <w:szCs w:val="22"/>
          <w:lang w:val="es-CO"/>
        </w:rPr>
      </w:pPr>
      <w:r w:rsidRPr="002E290D">
        <w:rPr>
          <w:rFonts w:cs="Arial"/>
          <w:bCs/>
          <w:iCs/>
          <w:szCs w:val="22"/>
          <w:lang w:val="es-CO"/>
        </w:rPr>
        <w:lastRenderedPageBreak/>
        <w:t xml:space="preserve">Analizar los datos obtenidos y comparar los resultados obtenidos en el Golden </w:t>
      </w:r>
      <w:proofErr w:type="spellStart"/>
      <w:r w:rsidRPr="002E290D">
        <w:rPr>
          <w:rFonts w:cs="Arial"/>
          <w:bCs/>
          <w:iCs/>
          <w:szCs w:val="22"/>
          <w:lang w:val="es-CO"/>
        </w:rPr>
        <w:t>model</w:t>
      </w:r>
      <w:proofErr w:type="spellEnd"/>
      <w:r w:rsidRPr="002E290D">
        <w:rPr>
          <w:rFonts w:cs="Arial"/>
          <w:bCs/>
          <w:iCs/>
          <w:szCs w:val="22"/>
          <w:lang w:val="es-CO"/>
        </w:rPr>
        <w:t xml:space="preserve"> con los del modelo de fallas.</w:t>
      </w:r>
    </w:p>
    <w:p w14:paraId="7F2A8A3D" w14:textId="77777777" w:rsidR="00645B05" w:rsidRPr="002E290D" w:rsidRDefault="00645B05" w:rsidP="002E290D">
      <w:pPr>
        <w:pStyle w:val="Prrafodelista"/>
        <w:rPr>
          <w:rFonts w:cs="Arial"/>
          <w:bCs/>
          <w:iCs/>
          <w:szCs w:val="22"/>
          <w:lang w:val="es-CO"/>
        </w:rPr>
      </w:pPr>
    </w:p>
    <w:p w14:paraId="7373B63C"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Concluir los resultados obtenidos.</w:t>
      </w:r>
    </w:p>
    <w:p w14:paraId="1ADF44C9" w14:textId="12FFB565" w:rsidR="00EA6DA6" w:rsidRPr="002E290D" w:rsidRDefault="00EA6DA6" w:rsidP="00986B97">
      <w:pPr>
        <w:rPr>
          <w:rFonts w:cs="Arial"/>
          <w:iCs/>
          <w:szCs w:val="22"/>
          <w:lang w:val="es-CO"/>
        </w:rPr>
      </w:pPr>
    </w:p>
    <w:p w14:paraId="39555CDC" w14:textId="77777777" w:rsidR="00935EE1" w:rsidRPr="002E290D" w:rsidRDefault="00935EE1" w:rsidP="00B0769F">
      <w:pPr>
        <w:pStyle w:val="Prrafodelista"/>
        <w:numPr>
          <w:ilvl w:val="0"/>
          <w:numId w:val="1"/>
        </w:numPr>
        <w:rPr>
          <w:rFonts w:cs="Arial"/>
          <w:b/>
          <w:iCs/>
          <w:szCs w:val="22"/>
          <w:lang w:val="es-CO"/>
        </w:rPr>
      </w:pPr>
      <w:r w:rsidRPr="002E290D">
        <w:rPr>
          <w:rFonts w:cs="Arial"/>
          <w:b/>
          <w:iCs/>
          <w:szCs w:val="22"/>
          <w:lang w:val="es-CO"/>
        </w:rPr>
        <w:t>CRONOGRAMA</w:t>
      </w:r>
    </w:p>
    <w:p w14:paraId="1AD83A2B" w14:textId="77777777" w:rsidR="00935EE1" w:rsidRPr="002E290D" w:rsidRDefault="00935EE1" w:rsidP="00B0769F">
      <w:pPr>
        <w:rPr>
          <w:rFonts w:cs="Arial"/>
          <w:b/>
          <w:iCs/>
          <w:szCs w:val="22"/>
          <w:lang w:val="es-CO"/>
        </w:rPr>
      </w:pPr>
    </w:p>
    <w:p w14:paraId="743C39B7" w14:textId="77777777" w:rsidR="00935EE1" w:rsidRPr="002E290D" w:rsidRDefault="00935EE1" w:rsidP="00986B97">
      <w:pPr>
        <w:rPr>
          <w:rFonts w:cs="Arial"/>
          <w:bCs/>
          <w:iCs/>
          <w:szCs w:val="22"/>
          <w:lang w:val="es-CO"/>
        </w:rPr>
      </w:pPr>
      <w:r w:rsidRPr="002E290D">
        <w:rPr>
          <w:rFonts w:cs="Arial"/>
          <w:bCs/>
          <w:iCs/>
          <w:szCs w:val="22"/>
          <w:lang w:val="es-CO"/>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2E290D" w:rsidRDefault="00935EE1" w:rsidP="00986B97">
      <w:pPr>
        <w:rPr>
          <w:rFonts w:cs="Arial"/>
          <w:bCs/>
          <w:iCs/>
          <w:szCs w:val="22"/>
          <w:lang w:val="es-CO"/>
        </w:rPr>
      </w:pPr>
    </w:p>
    <w:p w14:paraId="5D8C34E9" w14:textId="7036227B" w:rsidR="00935EE1" w:rsidRDefault="00935EE1" w:rsidP="002E290D">
      <w:pPr>
        <w:rPr>
          <w:rFonts w:cs="Arial"/>
          <w:iCs/>
          <w:szCs w:val="22"/>
          <w:lang w:val="es-CO"/>
        </w:rPr>
      </w:pPr>
      <w:r w:rsidRPr="002E290D">
        <w:rPr>
          <w:rFonts w:cs="Arial"/>
          <w:iCs/>
          <w:szCs w:val="22"/>
          <w:lang w:val="es-CO"/>
        </w:rPr>
        <w:t>A continuación, presentamos una tabla1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3775E5E3" w14:textId="15A32BBB" w:rsidR="00186EBA" w:rsidRDefault="00186EBA" w:rsidP="002E290D">
      <w:pPr>
        <w:rPr>
          <w:rFonts w:cs="Arial"/>
          <w:iCs/>
          <w:szCs w:val="22"/>
          <w:lang w:val="es-CO"/>
        </w:rPr>
      </w:pPr>
    </w:p>
    <w:tbl>
      <w:tblPr>
        <w:tblW w:w="9967" w:type="dxa"/>
        <w:tblInd w:w="-5" w:type="dxa"/>
        <w:tblLook w:val="04A0" w:firstRow="1" w:lastRow="0" w:firstColumn="1" w:lastColumn="0" w:noHBand="0" w:noVBand="1"/>
      </w:tblPr>
      <w:tblGrid>
        <w:gridCol w:w="940"/>
        <w:gridCol w:w="1047"/>
        <w:gridCol w:w="500"/>
        <w:gridCol w:w="500"/>
        <w:gridCol w:w="480"/>
        <w:gridCol w:w="500"/>
        <w:gridCol w:w="500"/>
        <w:gridCol w:w="500"/>
        <w:gridCol w:w="500"/>
        <w:gridCol w:w="500"/>
        <w:gridCol w:w="500"/>
        <w:gridCol w:w="500"/>
        <w:gridCol w:w="500"/>
        <w:gridCol w:w="500"/>
        <w:gridCol w:w="500"/>
        <w:gridCol w:w="500"/>
        <w:gridCol w:w="500"/>
        <w:gridCol w:w="500"/>
      </w:tblGrid>
      <w:tr w:rsidR="002C7C2D" w:rsidRPr="005916BC" w14:paraId="40370BF2"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Etapa</w:t>
            </w:r>
            <w:proofErr w:type="spellEnd"/>
            <w:r w:rsidRPr="005916BC">
              <w:rPr>
                <w:rFonts w:ascii="Calibri" w:hAnsi="Calibri" w:cs="Calibri"/>
                <w:color w:val="000000"/>
                <w:lang w:val="en-US"/>
              </w:rPr>
              <w:t xml:space="preserve"> </w:t>
            </w:r>
          </w:p>
        </w:tc>
        <w:tc>
          <w:tcPr>
            <w:tcW w:w="1047"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Actividad</w:t>
            </w:r>
            <w:proofErr w:type="spellEnd"/>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202</w:t>
            </w:r>
            <w:r>
              <w:rPr>
                <w:rFonts w:ascii="Calibri" w:hAnsi="Calibri" w:cs="Calibri"/>
                <w:color w:val="000000"/>
                <w:lang w:val="en-US"/>
              </w:rPr>
              <w:t>4</w:t>
            </w:r>
          </w:p>
        </w:tc>
      </w:tr>
      <w:tr w:rsidR="002C7C2D" w:rsidRPr="005916BC" w14:paraId="450F583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5916BC"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4</w:t>
            </w:r>
          </w:p>
        </w:tc>
      </w:tr>
      <w:tr w:rsidR="002E290D" w:rsidRPr="005916BC" w14:paraId="0B11932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r>
      <w:tr w:rsidR="002E290D" w:rsidRPr="005916BC" w14:paraId="741F2EC3" w14:textId="77777777" w:rsidTr="002E290D">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5916BC" w:rsidRDefault="002C7C2D" w:rsidP="00CB0AEA">
            <w:pPr>
              <w:jc w:val="center"/>
              <w:rPr>
                <w:rFonts w:cs="Arial"/>
                <w:color w:val="000000"/>
                <w:lang w:val="en-US"/>
              </w:rPr>
            </w:pPr>
            <w:r>
              <w:rPr>
                <w:rFonts w:cs="Arial"/>
                <w:color w:val="000000"/>
                <w:lang w:val="en-US"/>
              </w:rPr>
              <w:t>a</w:t>
            </w:r>
          </w:p>
        </w:tc>
        <w:tc>
          <w:tcPr>
            <w:tcW w:w="1047"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4DA89E13"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5916BC"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70FAF2FC"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3F334400" w14:textId="77777777" w:rsidTr="002E290D">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5916BC" w:rsidRDefault="002C7C2D" w:rsidP="002C7C2D">
            <w:pPr>
              <w:jc w:val="center"/>
              <w:rPr>
                <w:rFonts w:ascii="Symbol" w:hAnsi="Symbol" w:cs="Calibri"/>
                <w:color w:val="000000"/>
                <w:lang w:val="en-US"/>
              </w:rPr>
            </w:pPr>
            <w:r w:rsidRPr="005916BC">
              <w:rPr>
                <w:rFonts w:ascii="Calibri" w:hAnsi="Calibri" w:cs="Calibri"/>
                <w:color w:val="000000"/>
                <w:lang w:val="en-US"/>
              </w:rPr>
              <w:t>b</w:t>
            </w:r>
          </w:p>
          <w:p w14:paraId="6648A43B" w14:textId="534AC3F2" w:rsidR="002C7C2D" w:rsidRPr="005916BC" w:rsidRDefault="002C7C2D" w:rsidP="00CB0AEA">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1B91E2" w14:textId="77777777" w:rsidTr="002E290D">
        <w:trPr>
          <w:trHeight w:val="300"/>
        </w:trPr>
        <w:tc>
          <w:tcPr>
            <w:tcW w:w="940" w:type="dxa"/>
            <w:vMerge/>
            <w:tcBorders>
              <w:left w:val="single" w:sz="4" w:space="0" w:color="auto"/>
              <w:right w:val="single" w:sz="4" w:space="0" w:color="auto"/>
            </w:tcBorders>
            <w:vAlign w:val="center"/>
            <w:hideMark/>
          </w:tcPr>
          <w:p w14:paraId="2CC482C0" w14:textId="5BF97F30"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0969F67" w14:textId="77777777" w:rsidTr="002E290D">
        <w:trPr>
          <w:trHeight w:val="300"/>
        </w:trPr>
        <w:tc>
          <w:tcPr>
            <w:tcW w:w="940" w:type="dxa"/>
            <w:vMerge/>
            <w:tcBorders>
              <w:left w:val="single" w:sz="4" w:space="0" w:color="auto"/>
              <w:right w:val="single" w:sz="4" w:space="0" w:color="auto"/>
            </w:tcBorders>
            <w:vAlign w:val="center"/>
            <w:hideMark/>
          </w:tcPr>
          <w:p w14:paraId="28B87906" w14:textId="7CF73271"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F19482" w14:textId="77777777" w:rsidTr="002E290D">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5916BC" w:rsidRDefault="002C7C2D" w:rsidP="00504390">
            <w:pPr>
              <w:jc w:val="center"/>
              <w:rPr>
                <w:rFonts w:cs="Arial"/>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5916BC" w:rsidRDefault="002C7C2D" w:rsidP="00504390">
            <w:pPr>
              <w:jc w:val="center"/>
              <w:rPr>
                <w:rFonts w:ascii="Calibri" w:hAnsi="Calibri" w:cs="Calibri"/>
                <w:color w:val="000000"/>
                <w:lang w:val="en-US"/>
              </w:rPr>
            </w:pPr>
            <w:r>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r>
      <w:tr w:rsidR="002E290D" w:rsidRPr="005916BC" w14:paraId="7E3C4BE5"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5916BC" w:rsidRDefault="002C7C2D" w:rsidP="002C7C2D">
            <w:pPr>
              <w:jc w:val="center"/>
              <w:rPr>
                <w:rFonts w:cs="Arial"/>
                <w:lang w:val="en-US"/>
              </w:rPr>
            </w:pPr>
            <w:r>
              <w:rPr>
                <w:rFonts w:cs="Arial"/>
                <w:lang w:val="en-US"/>
              </w:rPr>
              <w:t>c</w:t>
            </w:r>
          </w:p>
          <w:p w14:paraId="3ADB3072" w14:textId="764BF6EC" w:rsidR="002C7C2D" w:rsidRPr="005916BC" w:rsidRDefault="002C7C2D" w:rsidP="002E290D">
            <w:pPr>
              <w:jc w:val="center"/>
              <w:rPr>
                <w:rFonts w:cs="Arial"/>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6BF99F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5916BC" w:rsidRDefault="002C7C2D" w:rsidP="002C7C2D">
            <w:pPr>
              <w:jc w:val="cente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5916BC" w:rsidRDefault="002C7C2D" w:rsidP="002C7C2D">
            <w:pPr>
              <w:jc w:val="center"/>
              <w:rPr>
                <w:rFonts w:ascii="Calibri" w:hAnsi="Calibri" w:cs="Calibri"/>
                <w:lang w:val="en-US"/>
              </w:rPr>
            </w:pPr>
            <w:r>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753B87B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1FF3833"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5916BC" w:rsidRDefault="002C7C2D" w:rsidP="002E290D">
            <w:pPr>
              <w:jc w:val="center"/>
              <w:rPr>
                <w:rFonts w:cs="Arial"/>
                <w:color w:val="000000"/>
                <w:lang w:val="en-US"/>
              </w:rPr>
            </w:pPr>
            <w:r>
              <w:rPr>
                <w:rFonts w:cs="Arial"/>
                <w:color w:val="000000"/>
                <w:lang w:val="en-US"/>
              </w:rPr>
              <w:t>d</w:t>
            </w:r>
          </w:p>
        </w:tc>
        <w:tc>
          <w:tcPr>
            <w:tcW w:w="1047"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Default="002C7C2D" w:rsidP="002C7C2D">
            <w:pPr>
              <w:jc w:val="center"/>
              <w:rPr>
                <w:rFonts w:ascii="Calibri" w:hAnsi="Calibri" w:cs="Calibri"/>
                <w:color w:val="000000"/>
                <w:lang w:val="en-US"/>
              </w:rPr>
            </w:pPr>
            <w:r>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5916BC" w:rsidRDefault="002C7C2D" w:rsidP="002C7C2D">
            <w:pPr>
              <w:rPr>
                <w:rFonts w:ascii="Calibri" w:hAnsi="Calibri" w:cs="Calibri"/>
                <w:color w:val="000000"/>
                <w:lang w:val="en-US"/>
              </w:rPr>
            </w:pPr>
          </w:p>
        </w:tc>
      </w:tr>
      <w:tr w:rsidR="002C7C2D" w:rsidRPr="005916BC" w14:paraId="48FDC0FA"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Default="002C7C2D" w:rsidP="002C7C2D">
            <w:pPr>
              <w:jc w:val="center"/>
              <w:rPr>
                <w:rFonts w:ascii="Calibri" w:hAnsi="Calibri" w:cs="Calibri"/>
                <w:color w:val="000000"/>
                <w:lang w:val="en-US"/>
              </w:rPr>
            </w:pPr>
            <w:r>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5916BC" w:rsidRDefault="002C7C2D" w:rsidP="002C7C2D">
            <w:pPr>
              <w:rPr>
                <w:rFonts w:ascii="Calibri" w:hAnsi="Calibri" w:cs="Calibri"/>
                <w:color w:val="000000"/>
                <w:lang w:val="en-US"/>
              </w:rPr>
            </w:pPr>
          </w:p>
        </w:tc>
      </w:tr>
    </w:tbl>
    <w:p w14:paraId="2379A8DA" w14:textId="77777777" w:rsidR="002C7C2D" w:rsidRPr="002E290D" w:rsidRDefault="002C7C2D" w:rsidP="000B20EB">
      <w:pPr>
        <w:ind w:left="3540" w:hanging="3540"/>
        <w:jc w:val="center"/>
        <w:rPr>
          <w:rFonts w:cs="Arial"/>
          <w:iCs/>
          <w:szCs w:val="22"/>
          <w:lang w:val="es-CO"/>
        </w:rPr>
      </w:pPr>
    </w:p>
    <w:p w14:paraId="66D6C913" w14:textId="2FD1556A" w:rsidR="00935EE1" w:rsidRDefault="00935EE1" w:rsidP="002E290D">
      <w:pPr>
        <w:ind w:left="3540" w:hanging="3540"/>
        <w:jc w:val="center"/>
        <w:rPr>
          <w:rFonts w:cs="Arial"/>
          <w:i/>
          <w:szCs w:val="22"/>
          <w:lang w:val="es-CO"/>
        </w:rPr>
      </w:pPr>
      <w:r w:rsidRPr="002E290D">
        <w:rPr>
          <w:rFonts w:cs="Arial"/>
          <w:i/>
          <w:szCs w:val="22"/>
          <w:lang w:val="es-CO"/>
        </w:rPr>
        <w:t>Tabla1: Cronograma de actividades.</w:t>
      </w:r>
    </w:p>
    <w:p w14:paraId="0CC68AFE" w14:textId="77777777" w:rsidR="00EC7D18" w:rsidRPr="002E290D" w:rsidRDefault="00EC7D18" w:rsidP="002E290D">
      <w:pPr>
        <w:ind w:left="3540" w:hanging="3540"/>
        <w:jc w:val="center"/>
        <w:rPr>
          <w:rFonts w:cs="Arial"/>
          <w:i/>
          <w:szCs w:val="22"/>
          <w:lang w:val="es-CO"/>
        </w:rPr>
      </w:pPr>
    </w:p>
    <w:p w14:paraId="58ECD676" w14:textId="77777777" w:rsidR="00935EE1" w:rsidRPr="002E290D" w:rsidRDefault="00935EE1" w:rsidP="00986B97">
      <w:pPr>
        <w:ind w:left="4248" w:hanging="3540"/>
        <w:rPr>
          <w:rFonts w:cs="Arial"/>
          <w:iCs/>
          <w:szCs w:val="22"/>
          <w:lang w:val="es-CO"/>
        </w:rPr>
      </w:pPr>
    </w:p>
    <w:p w14:paraId="10EC50AD" w14:textId="77777777" w:rsidR="00935EE1" w:rsidRPr="002E290D" w:rsidRDefault="00935EE1" w:rsidP="00627EA5">
      <w:pPr>
        <w:pStyle w:val="Prrafodelista"/>
        <w:numPr>
          <w:ilvl w:val="0"/>
          <w:numId w:val="1"/>
        </w:numPr>
        <w:rPr>
          <w:rFonts w:cs="Arial"/>
          <w:b/>
          <w:iCs/>
          <w:szCs w:val="22"/>
          <w:lang w:val="es-CO"/>
        </w:rPr>
      </w:pPr>
      <w:r w:rsidRPr="002E290D">
        <w:rPr>
          <w:rFonts w:cs="Arial"/>
          <w:b/>
          <w:iCs/>
          <w:szCs w:val="22"/>
          <w:lang w:val="es-CO"/>
        </w:rPr>
        <w:t>COSTOS DEL TRABAJO Y FUENTES DE FINANCIACIÓN</w:t>
      </w:r>
    </w:p>
    <w:p w14:paraId="54DFAE39" w14:textId="77777777" w:rsidR="00935EE1" w:rsidRPr="002E290D" w:rsidRDefault="00935EE1" w:rsidP="00986B97">
      <w:pPr>
        <w:rPr>
          <w:rFonts w:cs="Arial"/>
          <w:b/>
          <w:iCs/>
          <w:szCs w:val="22"/>
          <w:lang w:val="es-CO"/>
        </w:rPr>
      </w:pPr>
    </w:p>
    <w:p w14:paraId="242BB573" w14:textId="47091A48" w:rsidR="00935EE1" w:rsidRDefault="00935EE1" w:rsidP="00986B97">
      <w:pPr>
        <w:rPr>
          <w:rFonts w:cs="Arial"/>
          <w:iCs/>
          <w:szCs w:val="22"/>
          <w:lang w:val="es-CO"/>
        </w:rPr>
      </w:pPr>
      <w:r w:rsidRPr="002E290D">
        <w:rPr>
          <w:rFonts w:cs="Arial"/>
          <w:iCs/>
          <w:szCs w:val="22"/>
          <w:lang w:val="es-CO"/>
        </w:rPr>
        <w:t>A continuación, se presenta una tabla2 que detalla los costos asociados con la realización y finalización del proyecto. Esta información es esencial para una planificación financiera efectiva y una gestión eficiente de los recursos:</w:t>
      </w:r>
    </w:p>
    <w:p w14:paraId="43420523" w14:textId="77777777" w:rsidR="001D75CF" w:rsidRPr="002E290D" w:rsidRDefault="001D75CF" w:rsidP="00986B97">
      <w:pPr>
        <w:rPr>
          <w:rFonts w:cs="Arial"/>
          <w:iCs/>
          <w:szCs w:val="22"/>
          <w:lang w:val="es-CO"/>
        </w:rPr>
      </w:pPr>
    </w:p>
    <w:p w14:paraId="3BDCB01B" w14:textId="09EC4CDE" w:rsidR="00935EE1" w:rsidRPr="002E290D" w:rsidRDefault="001D75CF" w:rsidP="002E290D">
      <w:pPr>
        <w:jc w:val="center"/>
        <w:rPr>
          <w:rFonts w:cs="Arial"/>
          <w:iCs/>
          <w:szCs w:val="22"/>
          <w:lang w:val="es-CO"/>
        </w:rPr>
      </w:pPr>
      <w:r w:rsidRPr="001D75CF">
        <w:rPr>
          <w:noProof/>
          <w:lang w:val="en-US" w:eastAsia="en-US"/>
        </w:rPr>
        <w:lastRenderedPageBreak/>
        <w:drawing>
          <wp:inline distT="0" distB="0" distL="0" distR="0" wp14:anchorId="28144B87" wp14:editId="48D2D1F2">
            <wp:extent cx="6313190" cy="3276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9193" cy="3295286"/>
                    </a:xfrm>
                    <a:prstGeom prst="rect">
                      <a:avLst/>
                    </a:prstGeom>
                    <a:noFill/>
                    <a:ln>
                      <a:noFill/>
                    </a:ln>
                  </pic:spPr>
                </pic:pic>
              </a:graphicData>
            </a:graphic>
          </wp:inline>
        </w:drawing>
      </w:r>
    </w:p>
    <w:p w14:paraId="1C5CBF8C" w14:textId="115FC0EC" w:rsidR="00935EE1" w:rsidRPr="002E290D" w:rsidRDefault="00935EE1" w:rsidP="00636FDD">
      <w:pPr>
        <w:jc w:val="center"/>
        <w:rPr>
          <w:rFonts w:cs="Arial"/>
          <w:b/>
          <w:bCs/>
          <w:iCs/>
          <w:szCs w:val="22"/>
          <w:lang w:val="es-CO"/>
        </w:rPr>
      </w:pPr>
    </w:p>
    <w:p w14:paraId="2B0C99EA" w14:textId="73D688D5" w:rsidR="00186EBA" w:rsidRPr="002E290D" w:rsidRDefault="00935EE1" w:rsidP="002E290D">
      <w:pPr>
        <w:jc w:val="center"/>
        <w:rPr>
          <w:rFonts w:cs="Arial"/>
          <w:i/>
          <w:szCs w:val="22"/>
          <w:lang w:val="es-CO"/>
        </w:rPr>
      </w:pPr>
      <w:r w:rsidRPr="002E290D">
        <w:rPr>
          <w:rFonts w:cs="Arial"/>
          <w:i/>
          <w:szCs w:val="22"/>
          <w:lang w:val="es-CO"/>
        </w:rPr>
        <w:t>Tabla</w:t>
      </w:r>
      <w:r w:rsidR="00442FA2" w:rsidRPr="002E290D">
        <w:rPr>
          <w:rFonts w:cs="Arial"/>
          <w:i/>
          <w:szCs w:val="22"/>
          <w:lang w:val="es-CO"/>
        </w:rPr>
        <w:t xml:space="preserve">2. </w:t>
      </w:r>
      <w:r w:rsidRPr="002E290D">
        <w:rPr>
          <w:rFonts w:cs="Arial"/>
          <w:i/>
          <w:szCs w:val="22"/>
          <w:lang w:val="es-CO"/>
        </w:rPr>
        <w:t xml:space="preserve"> </w:t>
      </w:r>
      <w:r w:rsidR="00442FA2" w:rsidRPr="002E290D">
        <w:rPr>
          <w:rFonts w:cs="Arial"/>
          <w:i/>
          <w:szCs w:val="22"/>
          <w:lang w:val="es-CO"/>
        </w:rPr>
        <w:t xml:space="preserve">Presupuesto </w:t>
      </w:r>
      <w:r w:rsidRPr="002E290D">
        <w:rPr>
          <w:rFonts w:cs="Arial"/>
          <w:i/>
          <w:szCs w:val="22"/>
          <w:lang w:val="es-CO"/>
        </w:rPr>
        <w:t>del proyecto.</w:t>
      </w:r>
    </w:p>
    <w:p w14:paraId="3629D477" w14:textId="77777777" w:rsidR="00935EE1" w:rsidRPr="002E290D" w:rsidRDefault="00935EE1" w:rsidP="00986B97">
      <w:pPr>
        <w:rPr>
          <w:rFonts w:cs="Arial"/>
          <w:b/>
          <w:bCs/>
          <w:iCs/>
          <w:szCs w:val="22"/>
          <w:lang w:val="es-CO"/>
        </w:rPr>
      </w:pPr>
    </w:p>
    <w:p w14:paraId="7DC8AC06" w14:textId="77777777" w:rsidR="00935EE1" w:rsidRPr="002E290D" w:rsidRDefault="00935EE1" w:rsidP="00986B97">
      <w:pPr>
        <w:rPr>
          <w:rFonts w:cs="Arial"/>
          <w:iCs/>
          <w:szCs w:val="22"/>
          <w:lang w:val="es-CO"/>
        </w:rPr>
      </w:pPr>
      <w:r w:rsidRPr="002E290D">
        <w:rPr>
          <w:rFonts w:cs="Arial"/>
          <w:iCs/>
          <w:szCs w:val="22"/>
          <w:lang w:val="es-CO"/>
        </w:rPr>
        <w:t>A continuación, se presenta la tabla3 de la distribución de los costos asociados con la realización y finalización del proyecto:</w:t>
      </w:r>
    </w:p>
    <w:p w14:paraId="167C575F" w14:textId="77777777" w:rsidR="00935EE1" w:rsidRPr="002E290D" w:rsidRDefault="00935EE1" w:rsidP="00986B97">
      <w:pPr>
        <w:rPr>
          <w:rFonts w:cs="Arial"/>
          <w:iCs/>
          <w:szCs w:val="22"/>
          <w:lang w:val="es-CO"/>
        </w:rPr>
      </w:pPr>
    </w:p>
    <w:p w14:paraId="41227B3B" w14:textId="77777777" w:rsidR="000C5676" w:rsidRDefault="000C5676" w:rsidP="00636FDD">
      <w:pPr>
        <w:jc w:val="center"/>
        <w:rPr>
          <w:rFonts w:cs="Arial"/>
          <w:iCs/>
          <w:szCs w:val="22"/>
          <w:lang w:val="es-CO"/>
        </w:rPr>
      </w:pPr>
      <w:r w:rsidRPr="000C5676">
        <w:rPr>
          <w:noProof/>
          <w:lang w:val="en-US" w:eastAsia="en-US"/>
        </w:rPr>
        <w:drawing>
          <wp:inline distT="0" distB="0" distL="0" distR="0" wp14:anchorId="6B3D050D" wp14:editId="57EBB446">
            <wp:extent cx="6070468" cy="879894"/>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7332" cy="883788"/>
                    </a:xfrm>
                    <a:prstGeom prst="rect">
                      <a:avLst/>
                    </a:prstGeom>
                    <a:noFill/>
                    <a:ln>
                      <a:noFill/>
                    </a:ln>
                  </pic:spPr>
                </pic:pic>
              </a:graphicData>
            </a:graphic>
          </wp:inline>
        </w:drawing>
      </w:r>
    </w:p>
    <w:p w14:paraId="3B308E49" w14:textId="4F1F68E6" w:rsidR="00935EE1" w:rsidRPr="002E290D" w:rsidRDefault="00935EE1" w:rsidP="00636FDD">
      <w:pPr>
        <w:jc w:val="center"/>
        <w:rPr>
          <w:rFonts w:cs="Arial"/>
          <w:iCs/>
          <w:szCs w:val="22"/>
          <w:lang w:val="es-CO"/>
        </w:rPr>
      </w:pPr>
    </w:p>
    <w:p w14:paraId="50CF57E4" w14:textId="77777777" w:rsidR="00935EE1" w:rsidRPr="002E290D" w:rsidRDefault="00935EE1" w:rsidP="00636FDD">
      <w:pPr>
        <w:jc w:val="left"/>
        <w:rPr>
          <w:rFonts w:cs="Arial"/>
          <w:i/>
          <w:szCs w:val="22"/>
          <w:lang w:val="es-CO"/>
        </w:rPr>
      </w:pPr>
      <w:r w:rsidRPr="002E290D">
        <w:rPr>
          <w:rFonts w:cs="Arial"/>
          <w:iCs/>
          <w:szCs w:val="22"/>
          <w:lang w:val="es-CO"/>
        </w:rPr>
        <w:tab/>
      </w:r>
      <w:r w:rsidRPr="002E290D">
        <w:rPr>
          <w:rFonts w:cs="Arial"/>
          <w:iCs/>
          <w:szCs w:val="22"/>
          <w:lang w:val="es-CO"/>
        </w:rPr>
        <w:tab/>
        <w:t xml:space="preserve">      </w:t>
      </w:r>
      <w:r w:rsidRPr="002E290D">
        <w:rPr>
          <w:rFonts w:cs="Arial"/>
          <w:i/>
          <w:szCs w:val="22"/>
          <w:lang w:val="es-CO"/>
        </w:rPr>
        <w:t>Tabla3: Distribución de los costos del proyecto.</w:t>
      </w:r>
    </w:p>
    <w:p w14:paraId="3D6BA9B5" w14:textId="5A9B01B0" w:rsidR="00935EE1" w:rsidRDefault="00935EE1" w:rsidP="00636FDD">
      <w:pPr>
        <w:jc w:val="center"/>
        <w:rPr>
          <w:rFonts w:cs="Arial"/>
          <w:iCs/>
          <w:szCs w:val="22"/>
          <w:lang w:val="es-CO"/>
        </w:rPr>
      </w:pPr>
    </w:p>
    <w:p w14:paraId="079CA4DE" w14:textId="1F6D89A7" w:rsidR="00EC7D18" w:rsidRDefault="00EC7D18" w:rsidP="00636FDD">
      <w:pPr>
        <w:jc w:val="center"/>
        <w:rPr>
          <w:rFonts w:cs="Arial"/>
          <w:iCs/>
          <w:szCs w:val="22"/>
          <w:lang w:val="es-CO"/>
        </w:rPr>
      </w:pPr>
    </w:p>
    <w:p w14:paraId="48469D90" w14:textId="58178B9B" w:rsidR="00EC7D18" w:rsidRDefault="00EC7D18" w:rsidP="00636FDD">
      <w:pPr>
        <w:jc w:val="center"/>
        <w:rPr>
          <w:rFonts w:cs="Arial"/>
          <w:iCs/>
          <w:szCs w:val="22"/>
          <w:lang w:val="es-CO"/>
        </w:rPr>
      </w:pPr>
    </w:p>
    <w:p w14:paraId="1A53A189" w14:textId="1568D1A6" w:rsidR="00EC7D18" w:rsidRDefault="00EC7D18" w:rsidP="00636FDD">
      <w:pPr>
        <w:jc w:val="center"/>
        <w:rPr>
          <w:rFonts w:cs="Arial"/>
          <w:iCs/>
          <w:szCs w:val="22"/>
          <w:lang w:val="es-CO"/>
        </w:rPr>
      </w:pPr>
    </w:p>
    <w:p w14:paraId="713F8EB7" w14:textId="2E52F246" w:rsidR="00EC7D18" w:rsidRDefault="00EC7D18" w:rsidP="00636FDD">
      <w:pPr>
        <w:jc w:val="center"/>
        <w:rPr>
          <w:rFonts w:cs="Arial"/>
          <w:iCs/>
          <w:szCs w:val="22"/>
          <w:lang w:val="es-CO"/>
        </w:rPr>
      </w:pPr>
    </w:p>
    <w:p w14:paraId="3F254192" w14:textId="13514539" w:rsidR="00EC7D18" w:rsidRDefault="00EC7D18" w:rsidP="00636FDD">
      <w:pPr>
        <w:jc w:val="center"/>
        <w:rPr>
          <w:rFonts w:cs="Arial"/>
          <w:iCs/>
          <w:szCs w:val="22"/>
          <w:lang w:val="es-CO"/>
        </w:rPr>
      </w:pPr>
    </w:p>
    <w:p w14:paraId="2FD9649D" w14:textId="41F5AAC2" w:rsidR="00EC7D18" w:rsidRDefault="00EC7D18" w:rsidP="00636FDD">
      <w:pPr>
        <w:jc w:val="center"/>
        <w:rPr>
          <w:rFonts w:cs="Arial"/>
          <w:iCs/>
          <w:szCs w:val="22"/>
          <w:lang w:val="es-CO"/>
        </w:rPr>
      </w:pPr>
    </w:p>
    <w:p w14:paraId="08A4B882" w14:textId="77777777" w:rsidR="00EC7D18" w:rsidRPr="002E290D" w:rsidRDefault="00EC7D18" w:rsidP="00636FDD">
      <w:pPr>
        <w:jc w:val="center"/>
        <w:rPr>
          <w:rFonts w:cs="Arial"/>
          <w:iCs/>
          <w:szCs w:val="22"/>
          <w:lang w:val="es-CO"/>
        </w:rPr>
      </w:pPr>
    </w:p>
    <w:p w14:paraId="665A6376" w14:textId="77777777" w:rsidR="00935EE1" w:rsidRPr="002E290D" w:rsidRDefault="00935EE1" w:rsidP="00986B97">
      <w:pPr>
        <w:rPr>
          <w:rFonts w:cs="Arial"/>
          <w:b/>
          <w:bCs/>
          <w:iCs/>
          <w:szCs w:val="22"/>
          <w:lang w:val="es-CO"/>
        </w:rPr>
      </w:pPr>
    </w:p>
    <w:p w14:paraId="5C7348C9" w14:textId="40AE5348" w:rsidR="00462E8E" w:rsidRDefault="00935EE1" w:rsidP="00986B97">
      <w:pPr>
        <w:rPr>
          <w:rFonts w:cs="Arial"/>
          <w:b/>
          <w:bCs/>
          <w:iCs/>
          <w:szCs w:val="22"/>
          <w:lang w:val="es-CO"/>
        </w:rPr>
      </w:pPr>
      <w:r w:rsidRPr="002E290D">
        <w:rPr>
          <w:rFonts w:cs="Arial"/>
          <w:b/>
          <w:bCs/>
          <w:iCs/>
          <w:szCs w:val="22"/>
          <w:lang w:val="es-CO"/>
        </w:rPr>
        <w:t>Bibliografía</w:t>
      </w:r>
    </w:p>
    <w:p w14:paraId="7ABDC539" w14:textId="77777777" w:rsidR="00645B05" w:rsidRDefault="00645B05" w:rsidP="00986B97">
      <w:pPr>
        <w:rPr>
          <w:rFonts w:cs="Arial"/>
          <w:b/>
          <w:bCs/>
          <w:iCs/>
          <w:szCs w:val="22"/>
          <w:lang w:val="es-CO"/>
        </w:rPr>
      </w:pPr>
    </w:p>
    <w:p w14:paraId="1936592B" w14:textId="5CF20FB7" w:rsidR="00EC7D18" w:rsidRPr="002E290D" w:rsidRDefault="00EC7D18" w:rsidP="00EC7D18">
      <w:pPr>
        <w:widowControl w:val="0"/>
        <w:autoSpaceDE w:val="0"/>
        <w:autoSpaceDN w:val="0"/>
        <w:adjustRightInd w:val="0"/>
        <w:ind w:left="480" w:hanging="480"/>
        <w:rPr>
          <w:rFonts w:cs="Arial"/>
          <w:noProof/>
          <w:szCs w:val="24"/>
          <w:lang w:val="en-US"/>
        </w:rPr>
      </w:pPr>
      <w:r>
        <w:rPr>
          <w:rFonts w:cs="Arial"/>
          <w:b/>
          <w:bCs/>
          <w:iCs/>
          <w:szCs w:val="22"/>
          <w:lang w:val="es-CO"/>
        </w:rPr>
        <w:fldChar w:fldCharType="begin" w:fldLock="1"/>
      </w:r>
      <w:r w:rsidRPr="002E290D">
        <w:rPr>
          <w:rFonts w:cs="Arial"/>
          <w:b/>
          <w:bCs/>
          <w:iCs/>
          <w:szCs w:val="22"/>
        </w:rPr>
        <w:instrText xml:space="preserve">ADDIN Mendeley Bibliography CSL_BIBLIOGRAPHY </w:instrText>
      </w:r>
      <w:r>
        <w:rPr>
          <w:rFonts w:cs="Arial"/>
          <w:b/>
          <w:bCs/>
          <w:iCs/>
          <w:szCs w:val="22"/>
          <w:lang w:val="es-CO"/>
        </w:rPr>
        <w:fldChar w:fldCharType="separate"/>
      </w:r>
      <w:r w:rsidRPr="002E290D">
        <w:rPr>
          <w:rFonts w:cs="Arial"/>
          <w:noProof/>
          <w:szCs w:val="24"/>
        </w:rPr>
        <w:t xml:space="preserve">Bengio, Y., &amp; Haffner, P. (1998). </w:t>
      </w:r>
      <w:r w:rsidRPr="002E290D">
        <w:rPr>
          <w:rFonts w:cs="Arial"/>
          <w:i/>
          <w:iCs/>
          <w:noProof/>
          <w:szCs w:val="24"/>
          <w:lang w:val="en-US"/>
        </w:rPr>
        <w:t>Gradient-Based Learning Applied to Document Recognition</w:t>
      </w:r>
      <w:r w:rsidRPr="002E290D">
        <w:rPr>
          <w:rFonts w:cs="Arial"/>
          <w:noProof/>
          <w:szCs w:val="24"/>
          <w:lang w:val="en-US"/>
        </w:rPr>
        <w:t xml:space="preserve">. </w:t>
      </w:r>
      <w:r w:rsidRPr="002E290D">
        <w:rPr>
          <w:rFonts w:cs="Arial"/>
          <w:i/>
          <w:iCs/>
          <w:noProof/>
          <w:szCs w:val="24"/>
          <w:lang w:val="en-US"/>
        </w:rPr>
        <w:t>86</w:t>
      </w:r>
      <w:r w:rsidRPr="002E290D">
        <w:rPr>
          <w:rFonts w:cs="Arial"/>
          <w:noProof/>
          <w:szCs w:val="24"/>
          <w:lang w:val="en-US"/>
        </w:rPr>
        <w:t>(11).</w:t>
      </w:r>
    </w:p>
    <w:p w14:paraId="55077D02" w14:textId="77777777" w:rsidR="00EC7D18" w:rsidRPr="002E290D" w:rsidRDefault="00EC7D18" w:rsidP="002E290D">
      <w:pPr>
        <w:widowControl w:val="0"/>
        <w:autoSpaceDE w:val="0"/>
        <w:autoSpaceDN w:val="0"/>
        <w:adjustRightInd w:val="0"/>
        <w:spacing w:line="276" w:lineRule="auto"/>
        <w:ind w:left="480" w:hanging="480"/>
        <w:rPr>
          <w:rFonts w:cs="Arial"/>
          <w:noProof/>
          <w:szCs w:val="24"/>
          <w:lang w:val="en-US"/>
        </w:rPr>
      </w:pPr>
      <w:r w:rsidRPr="002E290D">
        <w:rPr>
          <w:rFonts w:cs="Arial"/>
          <w:noProof/>
          <w:szCs w:val="24"/>
          <w:lang w:val="en-US"/>
        </w:rPr>
        <w:t xml:space="preserve">Chen, Z., Narayanan, N., Fang, B., Li, G., Pattabiraman, K., &amp; DeBardeleben, N. (2020). Tensorfi: A flexible fault injection framework for tensorflow applications. </w:t>
      </w:r>
      <w:r w:rsidRPr="002E290D">
        <w:rPr>
          <w:rFonts w:cs="Arial"/>
          <w:i/>
          <w:iCs/>
          <w:noProof/>
          <w:szCs w:val="24"/>
          <w:lang w:val="en-US"/>
        </w:rPr>
        <w:t xml:space="preserve">Proceedings </w:t>
      </w:r>
      <w:r w:rsidRPr="002E290D">
        <w:rPr>
          <w:rFonts w:cs="Arial"/>
          <w:i/>
          <w:iCs/>
          <w:noProof/>
          <w:szCs w:val="24"/>
          <w:lang w:val="en-US"/>
        </w:rPr>
        <w:lastRenderedPageBreak/>
        <w:t>- International Symposium on Software Reliability Engineering, ISSRE</w:t>
      </w:r>
      <w:r w:rsidRPr="002E290D">
        <w:rPr>
          <w:rFonts w:cs="Arial"/>
          <w:noProof/>
          <w:szCs w:val="24"/>
          <w:lang w:val="en-US"/>
        </w:rPr>
        <w:t xml:space="preserve">, </w:t>
      </w:r>
      <w:r w:rsidRPr="002E290D">
        <w:rPr>
          <w:rFonts w:cs="Arial"/>
          <w:i/>
          <w:iCs/>
          <w:noProof/>
          <w:szCs w:val="24"/>
          <w:lang w:val="en-US"/>
        </w:rPr>
        <w:t>2020</w:t>
      </w:r>
      <w:r w:rsidRPr="002E290D">
        <w:rPr>
          <w:rFonts w:cs="Arial"/>
          <w:noProof/>
          <w:szCs w:val="24"/>
          <w:lang w:val="en-US"/>
        </w:rPr>
        <w:t>-</w:t>
      </w:r>
      <w:r w:rsidRPr="002E290D">
        <w:rPr>
          <w:rFonts w:cs="Arial"/>
          <w:i/>
          <w:iCs/>
          <w:noProof/>
          <w:szCs w:val="24"/>
          <w:lang w:val="en-US"/>
        </w:rPr>
        <w:t>Octob</w:t>
      </w:r>
      <w:r w:rsidRPr="002E290D">
        <w:rPr>
          <w:rFonts w:cs="Arial"/>
          <w:noProof/>
          <w:szCs w:val="24"/>
          <w:lang w:val="en-US"/>
        </w:rPr>
        <w:t>, 426–435. https://doi.org/10.1109/ISSRE5003.2020.00047</w:t>
      </w:r>
    </w:p>
    <w:p w14:paraId="1B53A1BD"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EC7D18">
        <w:rPr>
          <w:rFonts w:cs="Arial"/>
          <w:noProof/>
          <w:szCs w:val="24"/>
        </w:rPr>
        <w:t xml:space="preserve">Hernández, A. Z., Jesús, H., Santiago, J., &amp; Lee, M. M. (2022). </w:t>
      </w:r>
      <w:r w:rsidRPr="00EC7D18">
        <w:rPr>
          <w:rFonts w:cs="Arial"/>
          <w:i/>
          <w:iCs/>
          <w:noProof/>
          <w:szCs w:val="24"/>
        </w:rPr>
        <w:t>Métricas de rendimiento para evaluar el aprendizaje automático en la clasificación de imágenes petroleras utilizando redes neuronales convolucionales .</w:t>
      </w:r>
      <w:r w:rsidRPr="00EC7D18">
        <w:rPr>
          <w:rFonts w:cs="Arial"/>
          <w:noProof/>
          <w:szCs w:val="24"/>
        </w:rPr>
        <w:t xml:space="preserve"> </w:t>
      </w:r>
      <w:r w:rsidRPr="002E290D">
        <w:rPr>
          <w:rFonts w:cs="Arial"/>
          <w:i/>
          <w:iCs/>
          <w:noProof/>
          <w:szCs w:val="24"/>
          <w:lang w:val="en-US"/>
        </w:rPr>
        <w:t>2215</w:t>
      </w:r>
      <w:r w:rsidRPr="002E290D">
        <w:rPr>
          <w:rFonts w:cs="Arial"/>
          <w:noProof/>
          <w:szCs w:val="24"/>
          <w:lang w:val="en-US"/>
        </w:rPr>
        <w:t>, 4624–4637.</w:t>
      </w:r>
    </w:p>
    <w:p w14:paraId="72708FF2"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Howard, A. G., Chen, B., &amp; Wang, W. (2017). </w:t>
      </w:r>
      <w:r w:rsidRPr="002E290D">
        <w:rPr>
          <w:rFonts w:cs="Arial"/>
          <w:i/>
          <w:iCs/>
          <w:noProof/>
          <w:szCs w:val="24"/>
          <w:lang w:val="en-US"/>
        </w:rPr>
        <w:t>MobileNets : Efficient Convolutional Neural Networks for Mobile Vision MobileNets : Efficient Convolutional Neural Networks for Mobile Vision Applications</w:t>
      </w:r>
      <w:r w:rsidRPr="002E290D">
        <w:rPr>
          <w:rFonts w:cs="Arial"/>
          <w:noProof/>
          <w:szCs w:val="24"/>
          <w:lang w:val="en-US"/>
        </w:rPr>
        <w:t xml:space="preserve">. </w:t>
      </w:r>
      <w:r w:rsidRPr="002E290D">
        <w:rPr>
          <w:rFonts w:cs="Arial"/>
          <w:i/>
          <w:iCs/>
          <w:noProof/>
          <w:szCs w:val="24"/>
          <w:lang w:val="en-US"/>
        </w:rPr>
        <w:t>April 2017</w:t>
      </w:r>
      <w:r w:rsidRPr="002E290D">
        <w:rPr>
          <w:rFonts w:cs="Arial"/>
          <w:noProof/>
          <w:szCs w:val="24"/>
          <w:lang w:val="en-US"/>
        </w:rPr>
        <w:t>.</w:t>
      </w:r>
    </w:p>
    <w:p w14:paraId="634F3145"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Kaur, G., &amp; Bahl, K. (2014). </w:t>
      </w:r>
      <w:r w:rsidRPr="002E290D">
        <w:rPr>
          <w:rFonts w:cs="Arial"/>
          <w:i/>
          <w:iCs/>
          <w:noProof/>
          <w:szCs w:val="24"/>
          <w:lang w:val="en-US"/>
        </w:rPr>
        <w:t>Software Reliability , Metrics , Reliability Improvement Using Agile Process</w:t>
      </w:r>
      <w:r w:rsidRPr="002E290D">
        <w:rPr>
          <w:rFonts w:cs="Arial"/>
          <w:noProof/>
          <w:szCs w:val="24"/>
          <w:lang w:val="en-US"/>
        </w:rPr>
        <w:t xml:space="preserve">. </w:t>
      </w:r>
      <w:r w:rsidRPr="002E290D">
        <w:rPr>
          <w:rFonts w:cs="Arial"/>
          <w:i/>
          <w:iCs/>
          <w:noProof/>
          <w:szCs w:val="24"/>
          <w:lang w:val="en-US"/>
        </w:rPr>
        <w:t>1</w:t>
      </w:r>
      <w:r w:rsidRPr="002E290D">
        <w:rPr>
          <w:rFonts w:cs="Arial"/>
          <w:noProof/>
          <w:szCs w:val="24"/>
          <w:lang w:val="en-US"/>
        </w:rPr>
        <w:t>(3), 143–147.</w:t>
      </w:r>
    </w:p>
    <w:p w14:paraId="702215BB"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Krizhevsky, B. A., Sutskever, I., &amp; Hinton, G. E. (2017). </w:t>
      </w:r>
      <w:r w:rsidRPr="002E290D">
        <w:rPr>
          <w:rFonts w:cs="Arial"/>
          <w:i/>
          <w:iCs/>
          <w:noProof/>
          <w:szCs w:val="24"/>
          <w:lang w:val="en-US"/>
        </w:rPr>
        <w:t>ImageNet Classification with Deep Convolutional Neural Networks</w:t>
      </w:r>
      <w:r w:rsidRPr="002E290D">
        <w:rPr>
          <w:rFonts w:cs="Arial"/>
          <w:noProof/>
          <w:szCs w:val="24"/>
          <w:lang w:val="en-US"/>
        </w:rPr>
        <w:t>. https://doi.org/10.1145/3065386</w:t>
      </w:r>
    </w:p>
    <w:p w14:paraId="66A895D3"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LeCun, Y., &amp; others. (1989). Generalization and network design strategies. </w:t>
      </w:r>
      <w:r w:rsidRPr="002E290D">
        <w:rPr>
          <w:rFonts w:cs="Arial"/>
          <w:i/>
          <w:iCs/>
          <w:noProof/>
          <w:szCs w:val="24"/>
          <w:lang w:val="en-US"/>
        </w:rPr>
        <w:t>Connectionism in Perspective</w:t>
      </w:r>
      <w:r w:rsidRPr="002E290D">
        <w:rPr>
          <w:rFonts w:cs="Arial"/>
          <w:noProof/>
          <w:szCs w:val="24"/>
          <w:lang w:val="en-US"/>
        </w:rPr>
        <w:t>, 143–155.</w:t>
      </w:r>
    </w:p>
    <w:p w14:paraId="6C88B942"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Mahmoud, A., Aggarwal, N., Nobbe, A., Vicarte, J. R. S., Adve, S. V., Fletcher, C. W., Frosio, I., &amp; Hari, S. K. S. (2020). PyTorchFI: A Runtime Perturbation Tool for DNNs. </w:t>
      </w:r>
      <w:r w:rsidRPr="002E290D">
        <w:rPr>
          <w:rFonts w:cs="Arial"/>
          <w:i/>
          <w:iCs/>
          <w:noProof/>
          <w:szCs w:val="24"/>
          <w:lang w:val="en-US"/>
        </w:rPr>
        <w:t>Proceedings - 50th Annual IEEE/IFIP International Conference on Dependable Systems and Networks, DSN-W 2020</w:t>
      </w:r>
      <w:r w:rsidRPr="002E290D">
        <w:rPr>
          <w:rFonts w:cs="Arial"/>
          <w:noProof/>
          <w:szCs w:val="24"/>
          <w:lang w:val="en-US"/>
        </w:rPr>
        <w:t>, 25–31. https://doi.org/10.1109/DSN-W50199.2020.00014</w:t>
      </w:r>
    </w:p>
    <w:p w14:paraId="5438119C" w14:textId="77777777" w:rsidR="00EC7D18" w:rsidRPr="00EC7D18" w:rsidRDefault="00EC7D18" w:rsidP="00EC7D18">
      <w:pPr>
        <w:widowControl w:val="0"/>
        <w:autoSpaceDE w:val="0"/>
        <w:autoSpaceDN w:val="0"/>
        <w:adjustRightInd w:val="0"/>
        <w:ind w:left="480" w:hanging="480"/>
        <w:rPr>
          <w:rFonts w:cs="Arial"/>
          <w:noProof/>
          <w:szCs w:val="24"/>
        </w:rPr>
      </w:pPr>
      <w:r w:rsidRPr="002E290D">
        <w:rPr>
          <w:rFonts w:cs="Arial"/>
          <w:noProof/>
          <w:szCs w:val="24"/>
          <w:lang w:val="en-US"/>
        </w:rPr>
        <w:t xml:space="preserve">Molchanov, P., Tyree, S., Karras, T., Aila, T., &amp; Kautz, J. (2017). </w:t>
      </w:r>
      <w:r w:rsidRPr="002E290D">
        <w:rPr>
          <w:rFonts w:cs="Arial"/>
          <w:i/>
          <w:iCs/>
          <w:noProof/>
          <w:szCs w:val="24"/>
          <w:lang w:val="en-US"/>
        </w:rPr>
        <w:t>P RUNING C ONVOLUTIONAL N EURAL N ETWORKS</w:t>
      </w:r>
      <w:r w:rsidRPr="002E290D">
        <w:rPr>
          <w:rFonts w:cs="Arial"/>
          <w:noProof/>
          <w:szCs w:val="24"/>
          <w:lang w:val="en-US"/>
        </w:rPr>
        <w:t xml:space="preserve">. </w:t>
      </w:r>
      <w:r w:rsidRPr="00EC7D18">
        <w:rPr>
          <w:rFonts w:cs="Arial"/>
          <w:i/>
          <w:iCs/>
          <w:noProof/>
          <w:szCs w:val="24"/>
        </w:rPr>
        <w:t>2015</w:t>
      </w:r>
      <w:r w:rsidRPr="00EC7D18">
        <w:rPr>
          <w:rFonts w:cs="Arial"/>
          <w:noProof/>
          <w:szCs w:val="24"/>
        </w:rPr>
        <w:t>, 1–17.</w:t>
      </w:r>
    </w:p>
    <w:p w14:paraId="06087899" w14:textId="77777777" w:rsidR="00EC7D18" w:rsidRPr="00EC7D18" w:rsidRDefault="00EC7D18" w:rsidP="00EC7D18">
      <w:pPr>
        <w:widowControl w:val="0"/>
        <w:autoSpaceDE w:val="0"/>
        <w:autoSpaceDN w:val="0"/>
        <w:adjustRightInd w:val="0"/>
        <w:ind w:left="480" w:hanging="480"/>
        <w:rPr>
          <w:rFonts w:cs="Arial"/>
          <w:noProof/>
          <w:szCs w:val="24"/>
        </w:rPr>
      </w:pPr>
      <w:r w:rsidRPr="00EC7D18">
        <w:rPr>
          <w:rFonts w:cs="Arial"/>
          <w:noProof/>
          <w:szCs w:val="24"/>
        </w:rPr>
        <w:t xml:space="preserve">Moreno, A. (2019). Autor: Álvaro Artola Moreno Tutor: José Antonio Pérez Carrasco. </w:t>
      </w:r>
      <w:r w:rsidRPr="00EC7D18">
        <w:rPr>
          <w:rFonts w:cs="Arial"/>
          <w:i/>
          <w:iCs/>
          <w:noProof/>
          <w:szCs w:val="24"/>
        </w:rPr>
        <w:t>Universidad de Sevilla</w:t>
      </w:r>
      <w:r w:rsidRPr="00EC7D18">
        <w:rPr>
          <w:rFonts w:cs="Arial"/>
          <w:noProof/>
          <w:szCs w:val="24"/>
        </w:rPr>
        <w:t>, 80. https://hdl.handle.net/11441/89506</w:t>
      </w:r>
    </w:p>
    <w:p w14:paraId="0E0740C7" w14:textId="77777777" w:rsidR="00EC7D18" w:rsidRPr="00EC7D18" w:rsidRDefault="00EC7D18" w:rsidP="00EC7D18">
      <w:pPr>
        <w:widowControl w:val="0"/>
        <w:autoSpaceDE w:val="0"/>
        <w:autoSpaceDN w:val="0"/>
        <w:adjustRightInd w:val="0"/>
        <w:ind w:left="480" w:hanging="480"/>
        <w:rPr>
          <w:rFonts w:cs="Arial"/>
          <w:noProof/>
          <w:szCs w:val="24"/>
        </w:rPr>
      </w:pPr>
      <w:r w:rsidRPr="00EC7D18">
        <w:rPr>
          <w:rFonts w:cs="Arial"/>
          <w:noProof/>
          <w:szCs w:val="24"/>
        </w:rPr>
        <w:t xml:space="preserve">Pérez Cerdeira, I. J. (2021). </w:t>
      </w:r>
      <w:r w:rsidRPr="00EC7D18">
        <w:rPr>
          <w:rFonts w:cs="Arial"/>
          <w:i/>
          <w:iCs/>
          <w:noProof/>
          <w:szCs w:val="24"/>
        </w:rPr>
        <w:t>Aceleración hardware para inferencia en redes neuronales convolucionales</w:t>
      </w:r>
      <w:r w:rsidRPr="00EC7D18">
        <w:rPr>
          <w:rFonts w:cs="Arial"/>
          <w:noProof/>
          <w:szCs w:val="24"/>
        </w:rPr>
        <w:t>.</w:t>
      </w:r>
    </w:p>
    <w:p w14:paraId="474CD8CD" w14:textId="77777777" w:rsidR="00EC7D18" w:rsidRPr="00EC7D18" w:rsidRDefault="00EC7D18" w:rsidP="00EC7D18">
      <w:pPr>
        <w:widowControl w:val="0"/>
        <w:autoSpaceDE w:val="0"/>
        <w:autoSpaceDN w:val="0"/>
        <w:adjustRightInd w:val="0"/>
        <w:ind w:left="480" w:hanging="480"/>
        <w:rPr>
          <w:rFonts w:cs="Arial"/>
          <w:noProof/>
          <w:szCs w:val="24"/>
        </w:rPr>
      </w:pPr>
      <w:r w:rsidRPr="00EC7D18">
        <w:rPr>
          <w:rFonts w:cs="Arial"/>
          <w:noProof/>
          <w:szCs w:val="24"/>
        </w:rPr>
        <w:t xml:space="preserve">Renza Torres, D., &amp; Ballesteros, D. M. (2023). </w:t>
      </w:r>
      <w:r w:rsidRPr="00EC7D18">
        <w:rPr>
          <w:rFonts w:cs="Arial"/>
          <w:i/>
          <w:iCs/>
          <w:noProof/>
          <w:szCs w:val="24"/>
        </w:rPr>
        <w:t>Fundamentos de visión por computador utilizando aprendizaje profundo</w:t>
      </w:r>
      <w:r w:rsidRPr="00EC7D18">
        <w:rPr>
          <w:rFonts w:cs="Arial"/>
          <w:noProof/>
          <w:szCs w:val="24"/>
        </w:rPr>
        <w:t>. 1–166.</w:t>
      </w:r>
    </w:p>
    <w:p w14:paraId="6A260763"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EC7D18">
        <w:rPr>
          <w:rFonts w:cs="Arial"/>
          <w:noProof/>
          <w:szCs w:val="24"/>
        </w:rPr>
        <w:t xml:space="preserve">Ruospo, A., Bosio, A., Ianne, A., Sanchez, E., Torino, P., &amp; Lyon, E. C. De. </w:t>
      </w:r>
      <w:r w:rsidRPr="002E290D">
        <w:rPr>
          <w:rFonts w:cs="Arial"/>
          <w:noProof/>
          <w:szCs w:val="24"/>
          <w:lang w:val="en-US"/>
        </w:rPr>
        <w:t xml:space="preserve">(2020). </w:t>
      </w:r>
      <w:r w:rsidRPr="002E290D">
        <w:rPr>
          <w:rFonts w:cs="Arial"/>
          <w:i/>
          <w:iCs/>
          <w:noProof/>
          <w:szCs w:val="24"/>
          <w:lang w:val="en-US"/>
        </w:rPr>
        <w:t>Evaluating Convolutional Neural Networks Reliability depending on their Data Representation</w:t>
      </w:r>
      <w:r w:rsidRPr="002E290D">
        <w:rPr>
          <w:rFonts w:cs="Arial"/>
          <w:noProof/>
          <w:szCs w:val="24"/>
          <w:lang w:val="en-US"/>
        </w:rPr>
        <w:t>. 672–679. https://doi.org/10.1109/DSD51259.2020.00109</w:t>
      </w:r>
    </w:p>
    <w:p w14:paraId="4FF655C7" w14:textId="77777777" w:rsidR="00EC7D18" w:rsidRPr="002E290D" w:rsidRDefault="00EC7D18" w:rsidP="00EC7D18">
      <w:pPr>
        <w:widowControl w:val="0"/>
        <w:autoSpaceDE w:val="0"/>
        <w:autoSpaceDN w:val="0"/>
        <w:adjustRightInd w:val="0"/>
        <w:ind w:left="480" w:hanging="480"/>
        <w:rPr>
          <w:rFonts w:cs="Arial"/>
          <w:noProof/>
          <w:szCs w:val="24"/>
          <w:lang w:val="en-US"/>
        </w:rPr>
      </w:pPr>
      <w:r w:rsidRPr="002E290D">
        <w:rPr>
          <w:rFonts w:cs="Arial"/>
          <w:noProof/>
          <w:szCs w:val="24"/>
          <w:lang w:val="en-US"/>
        </w:rPr>
        <w:t xml:space="preserve">Ruospo, A., Sanchez, E., Traiola, M., Connor, I. O., &amp; Bosio, A. (2021). Microprocessors and Microsystems Investigating data representation for efficient and reliable Convolutional Neural Networks. </w:t>
      </w:r>
      <w:r w:rsidRPr="002E290D">
        <w:rPr>
          <w:rFonts w:cs="Arial"/>
          <w:i/>
          <w:iCs/>
          <w:noProof/>
          <w:szCs w:val="24"/>
          <w:lang w:val="en-US"/>
        </w:rPr>
        <w:t>Microprocessors and Microsystems</w:t>
      </w:r>
      <w:r w:rsidRPr="002E290D">
        <w:rPr>
          <w:rFonts w:cs="Arial"/>
          <w:noProof/>
          <w:szCs w:val="24"/>
          <w:lang w:val="en-US"/>
        </w:rPr>
        <w:t xml:space="preserve">, </w:t>
      </w:r>
      <w:r w:rsidRPr="002E290D">
        <w:rPr>
          <w:rFonts w:cs="Arial"/>
          <w:i/>
          <w:iCs/>
          <w:noProof/>
          <w:szCs w:val="24"/>
          <w:lang w:val="en-US"/>
        </w:rPr>
        <w:t>86</w:t>
      </w:r>
      <w:r w:rsidRPr="002E290D">
        <w:rPr>
          <w:rFonts w:cs="Arial"/>
          <w:noProof/>
          <w:szCs w:val="24"/>
          <w:lang w:val="en-US"/>
        </w:rPr>
        <w:t>(December 2020), 104318. https://doi.org/10.1016/j.micpro.2021.104318</w:t>
      </w:r>
    </w:p>
    <w:p w14:paraId="384593F4" w14:textId="77777777" w:rsidR="00EC7D18" w:rsidRPr="00EC7D18" w:rsidRDefault="00EC7D18" w:rsidP="00EC7D18">
      <w:pPr>
        <w:widowControl w:val="0"/>
        <w:autoSpaceDE w:val="0"/>
        <w:autoSpaceDN w:val="0"/>
        <w:adjustRightInd w:val="0"/>
        <w:ind w:left="480" w:hanging="480"/>
        <w:rPr>
          <w:rFonts w:cs="Arial"/>
          <w:noProof/>
        </w:rPr>
      </w:pPr>
      <w:r w:rsidRPr="002E290D">
        <w:rPr>
          <w:rFonts w:cs="Arial"/>
          <w:noProof/>
          <w:szCs w:val="24"/>
          <w:lang w:val="en-US"/>
        </w:rPr>
        <w:t xml:space="preserve">Sarkar, S. (2020). </w:t>
      </w:r>
      <w:r w:rsidRPr="002E290D">
        <w:rPr>
          <w:rFonts w:cs="Arial"/>
          <w:i/>
          <w:iCs/>
          <w:noProof/>
          <w:szCs w:val="24"/>
          <w:lang w:val="en-US"/>
        </w:rPr>
        <w:t>An Incremental Pruning Strategy for Fast Training of CNN Models</w:t>
      </w:r>
      <w:r w:rsidRPr="002E290D">
        <w:rPr>
          <w:rFonts w:cs="Arial"/>
          <w:noProof/>
          <w:szCs w:val="24"/>
          <w:lang w:val="en-US"/>
        </w:rPr>
        <w:t xml:space="preserve">. </w:t>
      </w:r>
      <w:r w:rsidRPr="00EC7D18">
        <w:rPr>
          <w:rFonts w:cs="Arial"/>
          <w:noProof/>
          <w:szCs w:val="24"/>
        </w:rPr>
        <w:t>371–375.</w:t>
      </w:r>
    </w:p>
    <w:p w14:paraId="70F738D7" w14:textId="07081AA0" w:rsidR="00645B05" w:rsidRDefault="00EC7D18" w:rsidP="002E290D">
      <w:pPr>
        <w:spacing w:line="276" w:lineRule="auto"/>
        <w:rPr>
          <w:rFonts w:cs="Arial"/>
          <w:b/>
          <w:bCs/>
          <w:iCs/>
          <w:szCs w:val="22"/>
          <w:lang w:val="es-CO"/>
        </w:rPr>
      </w:pPr>
      <w:r>
        <w:rPr>
          <w:rFonts w:cs="Arial"/>
          <w:b/>
          <w:bCs/>
          <w:iCs/>
          <w:szCs w:val="22"/>
          <w:lang w:val="es-CO"/>
        </w:rPr>
        <w:fldChar w:fldCharType="end"/>
      </w:r>
    </w:p>
    <w:p w14:paraId="34A6967C" w14:textId="1C9E45B0" w:rsidR="00935EE1" w:rsidRPr="002E290D" w:rsidRDefault="00935EE1" w:rsidP="00986B97">
      <w:pPr>
        <w:rPr>
          <w:rFonts w:cs="Arial"/>
          <w:b/>
          <w:bCs/>
          <w:iCs/>
          <w:szCs w:val="22"/>
          <w:lang w:val="es-CO"/>
        </w:rPr>
      </w:pPr>
    </w:p>
    <w:p w14:paraId="75E7ED1C" w14:textId="32DE9992" w:rsidR="00935EE1" w:rsidRDefault="00935EE1" w:rsidP="00986B97">
      <w:pPr>
        <w:rPr>
          <w:rFonts w:cs="Arial"/>
          <w:b/>
          <w:bCs/>
          <w:iCs/>
          <w:szCs w:val="22"/>
          <w:lang w:val="es-CO"/>
        </w:rPr>
      </w:pPr>
    </w:p>
    <w:p w14:paraId="20B64564" w14:textId="0B90CE85" w:rsidR="00EC7D18" w:rsidRDefault="00EC7D18" w:rsidP="00986B97">
      <w:pPr>
        <w:rPr>
          <w:rFonts w:cs="Arial"/>
          <w:b/>
          <w:bCs/>
          <w:iCs/>
          <w:szCs w:val="22"/>
          <w:lang w:val="es-CO"/>
        </w:rPr>
      </w:pPr>
    </w:p>
    <w:p w14:paraId="4D4F78D7" w14:textId="7CDBB69B" w:rsidR="00EC7D18" w:rsidRDefault="00EC7D18" w:rsidP="00986B97">
      <w:pPr>
        <w:rPr>
          <w:rFonts w:cs="Arial"/>
          <w:b/>
          <w:bCs/>
          <w:iCs/>
          <w:szCs w:val="22"/>
          <w:lang w:val="es-CO"/>
        </w:rPr>
      </w:pPr>
    </w:p>
    <w:p w14:paraId="13F944BC" w14:textId="77777777" w:rsidR="00EC7D18" w:rsidRPr="002E290D" w:rsidRDefault="00EC7D18" w:rsidP="00986B97">
      <w:pPr>
        <w:rPr>
          <w:rFonts w:cs="Arial"/>
          <w:b/>
          <w:bCs/>
          <w:iCs/>
          <w:szCs w:val="22"/>
          <w:lang w:val="es-CO"/>
        </w:rPr>
      </w:pPr>
    </w:p>
    <w:p w14:paraId="1A015FDB" w14:textId="77777777" w:rsidR="00935EE1" w:rsidRPr="002E290D" w:rsidRDefault="00935EE1" w:rsidP="00986B97">
      <w:pPr>
        <w:rPr>
          <w:rFonts w:cs="Arial"/>
          <w:iCs/>
          <w:szCs w:val="22"/>
          <w:lang w:val="es-CO"/>
        </w:rPr>
      </w:pPr>
    </w:p>
    <w:p w14:paraId="41C70483" w14:textId="77777777" w:rsidR="00935EE1" w:rsidRPr="002E290D" w:rsidRDefault="00935EE1" w:rsidP="00986B97">
      <w:pPr>
        <w:rPr>
          <w:rFonts w:cs="Arial"/>
          <w:b/>
          <w:iCs/>
          <w:szCs w:val="22"/>
          <w:lang w:val="es-CO"/>
        </w:rPr>
      </w:pPr>
      <w:r w:rsidRPr="002E290D">
        <w:rPr>
          <w:rFonts w:cs="Arial"/>
          <w:b/>
          <w:iCs/>
          <w:szCs w:val="22"/>
          <w:lang w:val="es-CO"/>
        </w:rPr>
        <w:t>COMENTARIOS DEL DIRECTOR</w:t>
      </w:r>
    </w:p>
    <w:p w14:paraId="0B04F906" w14:textId="77777777" w:rsidR="00935EE1" w:rsidRPr="002E290D" w:rsidRDefault="00935EE1" w:rsidP="00986B97">
      <w:pPr>
        <w:rPr>
          <w:rFonts w:cs="Arial"/>
          <w:iCs/>
          <w:szCs w:val="22"/>
          <w:lang w:val="es-CO"/>
        </w:rPr>
      </w:pPr>
    </w:p>
    <w:p w14:paraId="58D21014" w14:textId="77777777" w:rsidR="00935EE1" w:rsidRPr="002E290D" w:rsidRDefault="00935EE1" w:rsidP="00986B97">
      <w:pPr>
        <w:rPr>
          <w:rFonts w:cs="Arial"/>
          <w:iCs/>
          <w:szCs w:val="22"/>
          <w:lang w:val="es-CO"/>
        </w:rPr>
      </w:pPr>
      <w:r w:rsidRPr="002E290D">
        <w:rPr>
          <w:rFonts w:cs="Arial"/>
          <w:iCs/>
          <w:szCs w:val="22"/>
          <w:lang w:val="es-CO"/>
        </w:rPr>
        <w:t>________________________________________________________________________________________________________________________________________________________________________________________________________________________</w:t>
      </w:r>
      <w:r w:rsidRPr="002E290D">
        <w:rPr>
          <w:rFonts w:cs="Arial"/>
          <w:iCs/>
          <w:szCs w:val="22"/>
          <w:lang w:val="es-CO"/>
        </w:rPr>
        <w:lastRenderedPageBreak/>
        <w:t>___________________________________________________________________________________________________</w:t>
      </w:r>
    </w:p>
    <w:p w14:paraId="0DBFB240" w14:textId="77777777" w:rsidR="00935EE1" w:rsidRPr="002E290D" w:rsidRDefault="00935EE1" w:rsidP="00986B97">
      <w:pPr>
        <w:ind w:left="4248" w:hanging="3540"/>
        <w:jc w:val="left"/>
        <w:rPr>
          <w:rFonts w:cs="Arial"/>
          <w:iCs/>
          <w:szCs w:val="22"/>
          <w:lang w:val="es-CO"/>
        </w:rPr>
      </w:pPr>
    </w:p>
    <w:p w14:paraId="0E25F2B5" w14:textId="77777777" w:rsidR="00935EE1" w:rsidRPr="002E290D" w:rsidRDefault="00935EE1" w:rsidP="00986B97">
      <w:pPr>
        <w:ind w:left="4248" w:hanging="3540"/>
        <w:jc w:val="left"/>
        <w:rPr>
          <w:rFonts w:cs="Arial"/>
          <w:iCs/>
          <w:szCs w:val="22"/>
          <w:lang w:val="es-CO"/>
        </w:rPr>
      </w:pPr>
    </w:p>
    <w:p w14:paraId="60DCB8BB"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VISTO BUENO DEL DIRECTOR:  </w:t>
      </w:r>
      <w:r w:rsidRPr="002E290D">
        <w:rPr>
          <w:rFonts w:cs="Arial"/>
          <w:iCs/>
          <w:szCs w:val="22"/>
          <w:lang w:val="es-CO"/>
        </w:rPr>
        <w:t xml:space="preserve"> _____________________________________________</w:t>
      </w:r>
    </w:p>
    <w:p w14:paraId="0EA7D9DE" w14:textId="77777777" w:rsidR="00935EE1" w:rsidRPr="002E290D" w:rsidRDefault="00935EE1" w:rsidP="00986B97">
      <w:pPr>
        <w:ind w:left="3540" w:hanging="3540"/>
        <w:jc w:val="left"/>
        <w:rPr>
          <w:rFonts w:cs="Arial"/>
          <w:iCs/>
          <w:szCs w:val="22"/>
          <w:lang w:val="es-CO"/>
        </w:rPr>
      </w:pPr>
    </w:p>
    <w:p w14:paraId="585DDDC2" w14:textId="77777777" w:rsidR="00935EE1" w:rsidRPr="002E290D" w:rsidRDefault="00935EE1" w:rsidP="00986B97">
      <w:pPr>
        <w:ind w:left="3540" w:hanging="3540"/>
        <w:jc w:val="left"/>
        <w:rPr>
          <w:rFonts w:cs="Arial"/>
          <w:iCs/>
          <w:szCs w:val="22"/>
          <w:lang w:val="es-CO"/>
        </w:rPr>
      </w:pPr>
    </w:p>
    <w:p w14:paraId="24113997" w14:textId="77777777" w:rsidR="00935EE1" w:rsidRPr="002E290D" w:rsidRDefault="00935EE1" w:rsidP="00986B97">
      <w:pPr>
        <w:ind w:left="4248" w:hanging="3540"/>
        <w:jc w:val="left"/>
        <w:rPr>
          <w:rFonts w:cs="Arial"/>
          <w:iCs/>
          <w:szCs w:val="22"/>
          <w:lang w:val="es-CO"/>
        </w:rPr>
      </w:pPr>
    </w:p>
    <w:p w14:paraId="43DB0EBA" w14:textId="77777777" w:rsidR="00935EE1" w:rsidRPr="002E290D" w:rsidRDefault="00935EE1" w:rsidP="00986B97">
      <w:pPr>
        <w:ind w:left="3540" w:hanging="3540"/>
        <w:jc w:val="left"/>
        <w:rPr>
          <w:rFonts w:cs="Arial"/>
          <w:iCs/>
          <w:szCs w:val="22"/>
          <w:lang w:val="es-CO"/>
        </w:rPr>
      </w:pPr>
    </w:p>
    <w:p w14:paraId="45D0CA3D"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FIRMA PROPONENTE:               </w:t>
      </w:r>
      <w:r w:rsidRPr="002E290D">
        <w:rPr>
          <w:rFonts w:cs="Arial"/>
          <w:iCs/>
          <w:szCs w:val="22"/>
          <w:lang w:val="es-CO"/>
        </w:rPr>
        <w:t>______________________________________________</w:t>
      </w:r>
    </w:p>
    <w:p w14:paraId="75EB69BD" w14:textId="77777777" w:rsidR="00935EE1" w:rsidRPr="002E290D" w:rsidRDefault="00935EE1" w:rsidP="00986B97">
      <w:pPr>
        <w:ind w:left="3540" w:hanging="3540"/>
        <w:jc w:val="left"/>
        <w:rPr>
          <w:rFonts w:cs="Arial"/>
          <w:b/>
          <w:iCs/>
          <w:szCs w:val="22"/>
          <w:lang w:val="es-CO"/>
        </w:rPr>
      </w:pPr>
    </w:p>
    <w:p w14:paraId="634460DC" w14:textId="77777777" w:rsidR="00935EE1" w:rsidRPr="002E290D" w:rsidRDefault="00935EE1" w:rsidP="00986B97">
      <w:pPr>
        <w:ind w:left="3540" w:hanging="3540"/>
        <w:jc w:val="left"/>
        <w:rPr>
          <w:rFonts w:cs="Arial"/>
          <w:b/>
          <w:iCs/>
          <w:szCs w:val="22"/>
          <w:lang w:val="es-CO"/>
        </w:rPr>
      </w:pPr>
      <w:r w:rsidRPr="002E290D">
        <w:rPr>
          <w:rFonts w:cs="Arial"/>
          <w:b/>
          <w:iCs/>
          <w:szCs w:val="22"/>
          <w:lang w:val="es-CO"/>
        </w:rPr>
        <w:t xml:space="preserve">                                                     </w:t>
      </w:r>
      <w:r w:rsidRPr="002E290D">
        <w:rPr>
          <w:rFonts w:cs="Arial"/>
          <w:iCs/>
          <w:szCs w:val="22"/>
          <w:lang w:val="es-CO"/>
        </w:rPr>
        <w:t xml:space="preserve">______________________________________________ </w:t>
      </w:r>
      <w:r w:rsidRPr="002E290D">
        <w:rPr>
          <w:rFonts w:cs="Arial"/>
          <w:b/>
          <w:iCs/>
          <w:szCs w:val="22"/>
          <w:lang w:val="es-CO"/>
        </w:rPr>
        <w:t xml:space="preserve"> </w:t>
      </w:r>
    </w:p>
    <w:p w14:paraId="5144B2A9" w14:textId="77777777" w:rsidR="00935EE1" w:rsidRPr="002E290D" w:rsidRDefault="00935EE1" w:rsidP="00986B97">
      <w:pPr>
        <w:rPr>
          <w:rFonts w:cs="Arial"/>
          <w:b/>
          <w:iCs/>
          <w:szCs w:val="22"/>
          <w:lang w:val="es-CO"/>
        </w:rPr>
      </w:pPr>
      <w:r w:rsidRPr="002E290D">
        <w:rPr>
          <w:rFonts w:cs="Arial"/>
          <w:b/>
          <w:iCs/>
          <w:szCs w:val="22"/>
          <w:lang w:val="es-CO"/>
        </w:rPr>
        <w:t xml:space="preserve">             </w:t>
      </w:r>
    </w:p>
    <w:p w14:paraId="5386D5F5" w14:textId="77777777" w:rsidR="00935EE1" w:rsidRPr="002E290D" w:rsidRDefault="00935EE1">
      <w:pPr>
        <w:rPr>
          <w:szCs w:val="22"/>
          <w:lang w:val="es-CO"/>
        </w:rPr>
      </w:pPr>
    </w:p>
    <w:sectPr w:rsidR="00935EE1" w:rsidRPr="002E290D">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AC34B" w14:textId="77777777" w:rsidR="00743D52" w:rsidRDefault="00743D52" w:rsidP="00986B97">
      <w:r>
        <w:separator/>
      </w:r>
    </w:p>
  </w:endnote>
  <w:endnote w:type="continuationSeparator" w:id="0">
    <w:p w14:paraId="1A513D91" w14:textId="77777777" w:rsidR="00743D52" w:rsidRDefault="00743D52"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BE256E" w:rsidRDefault="00BE256E"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1083243" r:id="rId2"/>
      </w:object>
    </w:r>
    <w:r>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BE256E" w:rsidRDefault="00BE256E"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696BB2" w:rsidRDefault="00696BB2" w:rsidP="00986B97">
                    <w:pPr>
                      <w:jc w:val="center"/>
                      <w:rPr>
                        <w:sz w:val="15"/>
                        <w:szCs w:val="15"/>
                      </w:rPr>
                    </w:pPr>
                    <w:r>
                      <w:rPr>
                        <w:rFonts w:ascii="Tahoma" w:hAnsi="Tahoma"/>
                        <w:b/>
                        <w:bCs/>
                        <w:sz w:val="15"/>
                        <w:szCs w:val="15"/>
                        <w:lang w:val="es-MX"/>
                      </w:rPr>
                      <w:t xml:space="preserve">Calle 4 Sur No. 15-134Fax. (57) 8 – 7701693 </w:t>
                    </w:r>
                    <w:proofErr w:type="gramStart"/>
                    <w:r>
                      <w:rPr>
                        <w:rFonts w:ascii="Tahoma" w:hAnsi="Tahoma"/>
                        <w:b/>
                        <w:bCs/>
                        <w:sz w:val="15"/>
                        <w:szCs w:val="15"/>
                        <w:lang w:val="es-MX"/>
                      </w:rPr>
                      <w:t>Sogamoso  A.A.</w:t>
                    </w:r>
                    <w:proofErr w:type="gramEnd"/>
                    <w:r>
                      <w:rPr>
                        <w:rFonts w:ascii="Tahoma" w:hAnsi="Tahoma"/>
                        <w:b/>
                        <w:bCs/>
                        <w:sz w:val="15"/>
                        <w:szCs w:val="15"/>
                        <w:lang w:val="es-MX"/>
                      </w:rPr>
                      <w:t xml:space="preserve"> 332 e-mail: </w:t>
                    </w:r>
                    <w:proofErr w:type="spellStart"/>
                    <w:r>
                      <w:rPr>
                        <w:rFonts w:ascii="Tahoma" w:hAnsi="Tahoma"/>
                        <w:b/>
                        <w:bCs/>
                        <w:sz w:val="15"/>
                        <w:szCs w:val="15"/>
                        <w:lang w:val="es-MX"/>
                      </w:rPr>
                      <w:t>ingeniería.electrónica</w:t>
                    </w:r>
                    <w:proofErr w:type="spellEnd"/>
                    <w:r>
                      <w:rPr>
                        <w:rFonts w:ascii="Tahoma" w:hAnsi="Tahoma"/>
                        <w:b/>
                        <w:bCs/>
                        <w:sz w:val="15"/>
                        <w:szCs w:val="15"/>
                        <w:lang w:val="es-MX"/>
                      </w:rPr>
                      <w:t xml:space="preserve"> @.uptc.edu.co</w:t>
                    </w:r>
                  </w:p>
                </w:txbxContent>
              </v:textbox>
            </v:shape>
          </w:pict>
        </mc:Fallback>
      </mc:AlternateContent>
    </w:r>
  </w:p>
  <w:p w14:paraId="6ECE5D77" w14:textId="77777777" w:rsidR="00BE256E" w:rsidRDefault="00BE256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0FF3C" w14:textId="77777777" w:rsidR="00743D52" w:rsidRDefault="00743D52" w:rsidP="00986B97">
      <w:r>
        <w:separator/>
      </w:r>
    </w:p>
  </w:footnote>
  <w:footnote w:type="continuationSeparator" w:id="0">
    <w:p w14:paraId="5678DE98" w14:textId="77777777" w:rsidR="00743D52" w:rsidRDefault="00743D52"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BE256E" w:rsidRPr="00986B97" w:rsidRDefault="00BE256E" w:rsidP="00986B97">
    <w:pPr>
      <w:jc w:val="center"/>
      <w:rPr>
        <w:b/>
        <w:bCs/>
        <w:sz w:val="21"/>
        <w:szCs w:val="21"/>
      </w:rPr>
    </w:pPr>
    <w:r w:rsidRPr="00986B97">
      <w:rPr>
        <w:b/>
        <w:bCs/>
        <w:sz w:val="21"/>
        <w:szCs w:val="21"/>
      </w:rPr>
      <w:t>UNIVERSIDAD PEDAGÓGICA Y TECNOLÓGICA DE COLOMBIA</w:t>
    </w:r>
  </w:p>
  <w:p w14:paraId="24E8678C" w14:textId="77777777" w:rsidR="00BE256E" w:rsidRPr="00986B97" w:rsidRDefault="00BE256E" w:rsidP="00986B97">
    <w:pPr>
      <w:jc w:val="center"/>
      <w:rPr>
        <w:b/>
        <w:bCs/>
        <w:sz w:val="21"/>
        <w:szCs w:val="21"/>
      </w:rPr>
    </w:pPr>
    <w:r w:rsidRPr="00986B97">
      <w:rPr>
        <w:b/>
        <w:bCs/>
        <w:sz w:val="21"/>
        <w:szCs w:val="21"/>
      </w:rPr>
      <w:t>ESCUELA DE INGENIERÍA ELECTRÓNICA</w:t>
    </w:r>
  </w:p>
  <w:p w14:paraId="02D92E05" w14:textId="77777777" w:rsidR="00BE256E" w:rsidRPr="00986B97" w:rsidRDefault="00BE256E" w:rsidP="00986B97">
    <w:pPr>
      <w:jc w:val="center"/>
      <w:rPr>
        <w:b/>
        <w:bCs/>
        <w:sz w:val="20"/>
      </w:rPr>
    </w:pPr>
    <w:r w:rsidRPr="00986B97">
      <w:rPr>
        <w:b/>
        <w:bCs/>
        <w:sz w:val="20"/>
      </w:rPr>
      <w:t>SNIES - 216</w:t>
    </w:r>
  </w:p>
  <w:p w14:paraId="60C72638" w14:textId="3A4EEFE0" w:rsidR="00BE256E" w:rsidRPr="00986B97" w:rsidRDefault="00BE256E"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BE256E" w:rsidRPr="00986B97" w:rsidRDefault="00BE25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13A82"/>
    <w:rsid w:val="000215DE"/>
    <w:rsid w:val="0002591F"/>
    <w:rsid w:val="000259FB"/>
    <w:rsid w:val="00034AC0"/>
    <w:rsid w:val="000352EB"/>
    <w:rsid w:val="00071AAE"/>
    <w:rsid w:val="00084034"/>
    <w:rsid w:val="000875F0"/>
    <w:rsid w:val="000935DA"/>
    <w:rsid w:val="000A5F9E"/>
    <w:rsid w:val="000B20EB"/>
    <w:rsid w:val="000C16F3"/>
    <w:rsid w:val="000C5676"/>
    <w:rsid w:val="000D0FE4"/>
    <w:rsid w:val="000D4EBD"/>
    <w:rsid w:val="00111F83"/>
    <w:rsid w:val="00126A3B"/>
    <w:rsid w:val="001318E9"/>
    <w:rsid w:val="00132B3C"/>
    <w:rsid w:val="00133115"/>
    <w:rsid w:val="00150B43"/>
    <w:rsid w:val="00153762"/>
    <w:rsid w:val="001557D6"/>
    <w:rsid w:val="00176921"/>
    <w:rsid w:val="00186EBA"/>
    <w:rsid w:val="001A3D89"/>
    <w:rsid w:val="001A5657"/>
    <w:rsid w:val="001A6392"/>
    <w:rsid w:val="001B3E3E"/>
    <w:rsid w:val="001D75CF"/>
    <w:rsid w:val="001E5BA0"/>
    <w:rsid w:val="001F3948"/>
    <w:rsid w:val="0020040B"/>
    <w:rsid w:val="00203D27"/>
    <w:rsid w:val="00222902"/>
    <w:rsid w:val="002248EC"/>
    <w:rsid w:val="002362A9"/>
    <w:rsid w:val="00244FB1"/>
    <w:rsid w:val="002672C8"/>
    <w:rsid w:val="00282494"/>
    <w:rsid w:val="00294664"/>
    <w:rsid w:val="00295630"/>
    <w:rsid w:val="00295EC4"/>
    <w:rsid w:val="0029691D"/>
    <w:rsid w:val="002A0D27"/>
    <w:rsid w:val="002A4071"/>
    <w:rsid w:val="002B6D08"/>
    <w:rsid w:val="002C7C2D"/>
    <w:rsid w:val="002D79D8"/>
    <w:rsid w:val="002E290D"/>
    <w:rsid w:val="002F5583"/>
    <w:rsid w:val="002F5BA6"/>
    <w:rsid w:val="002F7BF3"/>
    <w:rsid w:val="00301E4D"/>
    <w:rsid w:val="00304BCD"/>
    <w:rsid w:val="003113B1"/>
    <w:rsid w:val="00311978"/>
    <w:rsid w:val="00315EE7"/>
    <w:rsid w:val="003227C4"/>
    <w:rsid w:val="0033708D"/>
    <w:rsid w:val="00337629"/>
    <w:rsid w:val="00340D5A"/>
    <w:rsid w:val="00342587"/>
    <w:rsid w:val="00346818"/>
    <w:rsid w:val="00363B93"/>
    <w:rsid w:val="00364310"/>
    <w:rsid w:val="0037563C"/>
    <w:rsid w:val="003778D6"/>
    <w:rsid w:val="0039325A"/>
    <w:rsid w:val="003A1152"/>
    <w:rsid w:val="003B695C"/>
    <w:rsid w:val="003C30D6"/>
    <w:rsid w:val="003C4D7D"/>
    <w:rsid w:val="003C660E"/>
    <w:rsid w:val="003D623B"/>
    <w:rsid w:val="003F2914"/>
    <w:rsid w:val="003F326F"/>
    <w:rsid w:val="003F4087"/>
    <w:rsid w:val="004036BA"/>
    <w:rsid w:val="004051F8"/>
    <w:rsid w:val="00411899"/>
    <w:rsid w:val="00420088"/>
    <w:rsid w:val="0042396E"/>
    <w:rsid w:val="00424D7A"/>
    <w:rsid w:val="00440BBE"/>
    <w:rsid w:val="00442FA2"/>
    <w:rsid w:val="00444659"/>
    <w:rsid w:val="0046141C"/>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44E0"/>
    <w:rsid w:val="00545C7B"/>
    <w:rsid w:val="005655F4"/>
    <w:rsid w:val="005659BA"/>
    <w:rsid w:val="0056687A"/>
    <w:rsid w:val="005732AC"/>
    <w:rsid w:val="00575C7A"/>
    <w:rsid w:val="00581E14"/>
    <w:rsid w:val="00582805"/>
    <w:rsid w:val="005836CE"/>
    <w:rsid w:val="0058391D"/>
    <w:rsid w:val="00595BFD"/>
    <w:rsid w:val="005B466F"/>
    <w:rsid w:val="005B7D0A"/>
    <w:rsid w:val="005C307E"/>
    <w:rsid w:val="005D0B1D"/>
    <w:rsid w:val="005F1C4B"/>
    <w:rsid w:val="00606E20"/>
    <w:rsid w:val="00610ECE"/>
    <w:rsid w:val="00614FFD"/>
    <w:rsid w:val="00622BA3"/>
    <w:rsid w:val="00627EA5"/>
    <w:rsid w:val="0063172A"/>
    <w:rsid w:val="00631C19"/>
    <w:rsid w:val="00636FDD"/>
    <w:rsid w:val="00640E3E"/>
    <w:rsid w:val="00645B05"/>
    <w:rsid w:val="00651A00"/>
    <w:rsid w:val="00662ADF"/>
    <w:rsid w:val="0066356C"/>
    <w:rsid w:val="00667B0C"/>
    <w:rsid w:val="00667E9F"/>
    <w:rsid w:val="006763F8"/>
    <w:rsid w:val="00677E73"/>
    <w:rsid w:val="00690B95"/>
    <w:rsid w:val="00696BB2"/>
    <w:rsid w:val="006B4931"/>
    <w:rsid w:val="006B606B"/>
    <w:rsid w:val="006D32CA"/>
    <w:rsid w:val="006E17FD"/>
    <w:rsid w:val="006E404C"/>
    <w:rsid w:val="006F59CB"/>
    <w:rsid w:val="007017C8"/>
    <w:rsid w:val="00735093"/>
    <w:rsid w:val="007409DD"/>
    <w:rsid w:val="00742080"/>
    <w:rsid w:val="00743D52"/>
    <w:rsid w:val="00753C82"/>
    <w:rsid w:val="0076664C"/>
    <w:rsid w:val="0077185E"/>
    <w:rsid w:val="0077796F"/>
    <w:rsid w:val="00777A81"/>
    <w:rsid w:val="007837C7"/>
    <w:rsid w:val="00797A68"/>
    <w:rsid w:val="00807F7D"/>
    <w:rsid w:val="00811635"/>
    <w:rsid w:val="00835BF9"/>
    <w:rsid w:val="008577BB"/>
    <w:rsid w:val="008665EA"/>
    <w:rsid w:val="0087314A"/>
    <w:rsid w:val="00876645"/>
    <w:rsid w:val="008776B9"/>
    <w:rsid w:val="008858CA"/>
    <w:rsid w:val="008905B6"/>
    <w:rsid w:val="00894B4A"/>
    <w:rsid w:val="008A6D37"/>
    <w:rsid w:val="008B1389"/>
    <w:rsid w:val="008B20AA"/>
    <w:rsid w:val="008B5A09"/>
    <w:rsid w:val="008C3C90"/>
    <w:rsid w:val="008E4EA7"/>
    <w:rsid w:val="008F2050"/>
    <w:rsid w:val="008F6BE7"/>
    <w:rsid w:val="009006A7"/>
    <w:rsid w:val="009057E1"/>
    <w:rsid w:val="00905B2B"/>
    <w:rsid w:val="00906192"/>
    <w:rsid w:val="00920F09"/>
    <w:rsid w:val="009350A5"/>
    <w:rsid w:val="00935EE1"/>
    <w:rsid w:val="009475D6"/>
    <w:rsid w:val="009521F3"/>
    <w:rsid w:val="00961467"/>
    <w:rsid w:val="00961C8C"/>
    <w:rsid w:val="00970664"/>
    <w:rsid w:val="00972B6A"/>
    <w:rsid w:val="00974C41"/>
    <w:rsid w:val="00986B97"/>
    <w:rsid w:val="00990621"/>
    <w:rsid w:val="009A6317"/>
    <w:rsid w:val="009D3327"/>
    <w:rsid w:val="009E120C"/>
    <w:rsid w:val="009E37F4"/>
    <w:rsid w:val="009F0237"/>
    <w:rsid w:val="009F1C76"/>
    <w:rsid w:val="009F1DF6"/>
    <w:rsid w:val="009F3E7E"/>
    <w:rsid w:val="00A157E1"/>
    <w:rsid w:val="00A32D57"/>
    <w:rsid w:val="00A42EB1"/>
    <w:rsid w:val="00A4317F"/>
    <w:rsid w:val="00A50DCE"/>
    <w:rsid w:val="00A57986"/>
    <w:rsid w:val="00A64AC9"/>
    <w:rsid w:val="00A94F8C"/>
    <w:rsid w:val="00AA05F2"/>
    <w:rsid w:val="00AA2D98"/>
    <w:rsid w:val="00AB1B3C"/>
    <w:rsid w:val="00AB53C1"/>
    <w:rsid w:val="00AC51AF"/>
    <w:rsid w:val="00AC5630"/>
    <w:rsid w:val="00AD2645"/>
    <w:rsid w:val="00AE2FE8"/>
    <w:rsid w:val="00AF1B95"/>
    <w:rsid w:val="00AF768E"/>
    <w:rsid w:val="00B0769F"/>
    <w:rsid w:val="00B7174C"/>
    <w:rsid w:val="00B814B1"/>
    <w:rsid w:val="00B926CF"/>
    <w:rsid w:val="00BA6AD5"/>
    <w:rsid w:val="00BB1EF2"/>
    <w:rsid w:val="00BC1B87"/>
    <w:rsid w:val="00BC48AB"/>
    <w:rsid w:val="00BC6EA4"/>
    <w:rsid w:val="00BD1421"/>
    <w:rsid w:val="00BE038C"/>
    <w:rsid w:val="00BE1283"/>
    <w:rsid w:val="00BE22B5"/>
    <w:rsid w:val="00BE256E"/>
    <w:rsid w:val="00BE4BA7"/>
    <w:rsid w:val="00BE7259"/>
    <w:rsid w:val="00BE77C5"/>
    <w:rsid w:val="00BF3F8B"/>
    <w:rsid w:val="00C07D50"/>
    <w:rsid w:val="00C2604A"/>
    <w:rsid w:val="00C3009F"/>
    <w:rsid w:val="00C62500"/>
    <w:rsid w:val="00C650B8"/>
    <w:rsid w:val="00C67474"/>
    <w:rsid w:val="00C709F3"/>
    <w:rsid w:val="00C736B3"/>
    <w:rsid w:val="00C87FD4"/>
    <w:rsid w:val="00CA0C15"/>
    <w:rsid w:val="00CB0AEA"/>
    <w:rsid w:val="00CB58E5"/>
    <w:rsid w:val="00CB7B3D"/>
    <w:rsid w:val="00CC2D8F"/>
    <w:rsid w:val="00CD386A"/>
    <w:rsid w:val="00CD4BC6"/>
    <w:rsid w:val="00D04EAF"/>
    <w:rsid w:val="00D20739"/>
    <w:rsid w:val="00D21103"/>
    <w:rsid w:val="00D36E21"/>
    <w:rsid w:val="00D51DA5"/>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223F"/>
    <w:rsid w:val="00E43659"/>
    <w:rsid w:val="00E44A3D"/>
    <w:rsid w:val="00E611AB"/>
    <w:rsid w:val="00E77213"/>
    <w:rsid w:val="00E901EC"/>
    <w:rsid w:val="00EA22CA"/>
    <w:rsid w:val="00EA2F21"/>
    <w:rsid w:val="00EA4AF6"/>
    <w:rsid w:val="00EA6DA6"/>
    <w:rsid w:val="00EA6E24"/>
    <w:rsid w:val="00EB3AC9"/>
    <w:rsid w:val="00EC3E32"/>
    <w:rsid w:val="00EC7C77"/>
    <w:rsid w:val="00EC7D18"/>
    <w:rsid w:val="00ED0CDD"/>
    <w:rsid w:val="00EE1A86"/>
    <w:rsid w:val="00F1029D"/>
    <w:rsid w:val="00F1070A"/>
    <w:rsid w:val="00F1399F"/>
    <w:rsid w:val="00F30115"/>
    <w:rsid w:val="00F35171"/>
    <w:rsid w:val="00F35FC3"/>
    <w:rsid w:val="00F432F4"/>
    <w:rsid w:val="00F639C2"/>
    <w:rsid w:val="00F65FE0"/>
    <w:rsid w:val="00F9209D"/>
    <w:rsid w:val="00F9447D"/>
    <w:rsid w:val="00F94A4C"/>
    <w:rsid w:val="00FA146D"/>
    <w:rsid w:val="00FA3008"/>
    <w:rsid w:val="00FC003C"/>
    <w:rsid w:val="00FC48A1"/>
    <w:rsid w:val="00FD1839"/>
    <w:rsid w:val="00FD6A54"/>
    <w:rsid w:val="00FE1AD6"/>
    <w:rsid w:val="00FE38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hyperlink" Target="https://www.sciencedirect.com/science/article/pii/S0141933121004786"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4.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link.springer.com/chapter/10.1007/978-1-4419-7548-5_4"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oter" Target="footer1.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E29ED1C52140BEA8ED83205C42FC51"/>
        <w:category>
          <w:name w:val="General"/>
          <w:gallery w:val="placeholder"/>
        </w:category>
        <w:types>
          <w:type w:val="bbPlcHdr"/>
        </w:types>
        <w:behaviors>
          <w:behavior w:val="content"/>
        </w:behaviors>
        <w:guid w:val="{9B31400A-5CC2-4C55-BA99-FAE81B8DB4BC}"/>
      </w:docPartPr>
      <w:docPartBody>
        <w:p w:rsidR="00F85F46" w:rsidRDefault="00627359" w:rsidP="00627359">
          <w:pPr>
            <w:pStyle w:val="B1E29ED1C52140BEA8ED83205C42FC51"/>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DD"/>
    <w:rsid w:val="0006334E"/>
    <w:rsid w:val="000C6DD4"/>
    <w:rsid w:val="001B3802"/>
    <w:rsid w:val="002321E2"/>
    <w:rsid w:val="002402DD"/>
    <w:rsid w:val="002629BA"/>
    <w:rsid w:val="00302E4E"/>
    <w:rsid w:val="003D4DD7"/>
    <w:rsid w:val="004E7081"/>
    <w:rsid w:val="00506490"/>
    <w:rsid w:val="005B6E2F"/>
    <w:rsid w:val="005C03E4"/>
    <w:rsid w:val="0060547B"/>
    <w:rsid w:val="00627359"/>
    <w:rsid w:val="00697EFF"/>
    <w:rsid w:val="00735998"/>
    <w:rsid w:val="007B223F"/>
    <w:rsid w:val="00C23FA8"/>
    <w:rsid w:val="00D10B63"/>
    <w:rsid w:val="00D70D24"/>
    <w:rsid w:val="00DB6AFB"/>
    <w:rsid w:val="00E71767"/>
    <w:rsid w:val="00F85F46"/>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59"/>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 w:type="paragraph" w:customStyle="1" w:styleId="B1E29ED1C52140BEA8ED83205C42FC51">
    <w:name w:val="B1E29ED1C52140BEA8ED83205C42FC51"/>
    <w:rsid w:val="00627359"/>
    <w:rPr>
      <w:lang w:val="en-US" w:eastAsia="en-US"/>
    </w:rPr>
  </w:style>
  <w:style w:type="paragraph" w:customStyle="1" w:styleId="D519E2E700174C58A2DEC7E6B1EB6010">
    <w:name w:val="D519E2E700174C58A2DEC7E6B1EB6010"/>
    <w:rsid w:val="00627359"/>
    <w:rPr>
      <w:lang w:val="en-US" w:eastAsia="en-US"/>
    </w:rPr>
  </w:style>
  <w:style w:type="paragraph" w:customStyle="1" w:styleId="A14D3688653543D39ABE4894EE5CD66F">
    <w:name w:val="A14D3688653543D39ABE4894EE5CD66F"/>
    <w:rsid w:val="00627359"/>
    <w:rPr>
      <w:lang w:val="en-US" w:eastAsia="en-US"/>
    </w:rPr>
  </w:style>
  <w:style w:type="paragraph" w:customStyle="1" w:styleId="B5629584531E413D8541E8A096DCA8AF">
    <w:name w:val="B5629584531E413D8541E8A096DCA8AF"/>
    <w:rsid w:val="00627359"/>
    <w:rPr>
      <w:lang w:val="en-US" w:eastAsia="en-US"/>
    </w:rPr>
  </w:style>
  <w:style w:type="paragraph" w:customStyle="1" w:styleId="9AD15244533E470A9E2E724E2462FC7B">
    <w:name w:val="9AD15244533E470A9E2E724E2462FC7B"/>
    <w:rsid w:val="00627359"/>
    <w:rPr>
      <w:lang w:val="en-US" w:eastAsia="en-US"/>
    </w:rPr>
  </w:style>
  <w:style w:type="paragraph" w:customStyle="1" w:styleId="B1D0531F2F254FF192ABC4CDE0E9FA4D">
    <w:name w:val="B1D0531F2F254FF192ABC4CDE0E9FA4D"/>
    <w:rsid w:val="00627359"/>
    <w:rPr>
      <w:lang w:val="en-US" w:eastAsia="en-US"/>
    </w:rPr>
  </w:style>
  <w:style w:type="paragraph" w:customStyle="1" w:styleId="202C89EC264D43FDB310560A0DFAE8F6">
    <w:name w:val="202C89EC264D43FDB310560A0DFAE8F6"/>
    <w:rsid w:val="006273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D83BE-7738-454F-B523-037728AC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14</Pages>
  <Words>9737</Words>
  <Characters>55506</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13</cp:revision>
  <cp:lastPrinted>2024-06-26T15:23:00Z</cp:lastPrinted>
  <dcterms:created xsi:type="dcterms:W3CDTF">2024-06-26T15:16:00Z</dcterms:created>
  <dcterms:modified xsi:type="dcterms:W3CDTF">2024-06-28T17:34:00Z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