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BB2697" w14:textId="77777777" w:rsidR="007250FE" w:rsidRDefault="007250FE" w:rsidP="00FB31D5">
      <w:pPr>
        <w:rPr>
          <w:rFonts w:cs="Arial"/>
          <w:b/>
          <w:iCs/>
          <w:szCs w:val="22"/>
          <w:lang w:val="en-US"/>
        </w:rPr>
      </w:pPr>
    </w:p>
    <w:p w14:paraId="37C88223" w14:textId="4CA01968" w:rsidR="00935EE1" w:rsidRPr="00FB31D5" w:rsidRDefault="00F93E02" w:rsidP="00FB31D5">
      <w:pPr>
        <w:rPr>
          <w:rFonts w:cs="Arial"/>
          <w:iCs/>
          <w:szCs w:val="22"/>
          <w:lang w:val="en-US"/>
        </w:rPr>
      </w:pPr>
      <w:r w:rsidRPr="00FB31D5">
        <w:rPr>
          <w:rFonts w:cs="Arial"/>
          <w:b/>
          <w:iCs/>
          <w:szCs w:val="22"/>
          <w:lang w:val="en-US"/>
        </w:rPr>
        <w:tab/>
      </w:r>
    </w:p>
    <w:p w14:paraId="00A9273E" w14:textId="77777777" w:rsidR="00F93E02" w:rsidRPr="00FB31D5" w:rsidRDefault="00F93E02" w:rsidP="00FB31D5">
      <w:pPr>
        <w:jc w:val="center"/>
        <w:rPr>
          <w:rFonts w:cs="Arial"/>
          <w:b/>
          <w:iCs/>
          <w:szCs w:val="22"/>
          <w:lang w:val="en-US"/>
        </w:rPr>
      </w:pPr>
      <w:r w:rsidRPr="00FB31D5">
        <w:rPr>
          <w:rFonts w:cs="Arial"/>
          <w:b/>
          <w:iCs/>
          <w:szCs w:val="22"/>
          <w:lang w:val="en-US"/>
        </w:rPr>
        <w:t>FACULTY AT SOGAMOSO CAMPUS</w:t>
      </w:r>
    </w:p>
    <w:p w14:paraId="745320C1" w14:textId="77777777" w:rsidR="00F93E02" w:rsidRPr="00FB31D5" w:rsidRDefault="00F93E02" w:rsidP="00FB31D5">
      <w:pPr>
        <w:jc w:val="center"/>
        <w:rPr>
          <w:rFonts w:cs="Arial"/>
          <w:b/>
          <w:iCs/>
          <w:szCs w:val="22"/>
          <w:lang w:val="en-US"/>
        </w:rPr>
      </w:pPr>
    </w:p>
    <w:p w14:paraId="341C84E6" w14:textId="77777777" w:rsidR="00F93E02" w:rsidRPr="00FB31D5" w:rsidRDefault="00F93E02" w:rsidP="00FB31D5">
      <w:pPr>
        <w:jc w:val="center"/>
        <w:rPr>
          <w:rFonts w:cs="Arial"/>
          <w:b/>
          <w:iCs/>
          <w:szCs w:val="22"/>
          <w:lang w:val="en-US"/>
        </w:rPr>
      </w:pPr>
      <w:r w:rsidRPr="00FB31D5">
        <w:rPr>
          <w:rFonts w:cs="Arial"/>
          <w:b/>
          <w:iCs/>
          <w:szCs w:val="22"/>
          <w:lang w:val="en-US"/>
        </w:rPr>
        <w:t>SCHOOL OF ELECTRONIC ENGINEERING</w:t>
      </w:r>
    </w:p>
    <w:p w14:paraId="45234971" w14:textId="77777777" w:rsidR="00F93E02" w:rsidRPr="00FB31D5" w:rsidRDefault="00F93E02" w:rsidP="00FB31D5">
      <w:pPr>
        <w:jc w:val="center"/>
        <w:rPr>
          <w:rFonts w:cs="Arial"/>
          <w:b/>
          <w:iCs/>
          <w:szCs w:val="22"/>
          <w:lang w:val="en-US"/>
        </w:rPr>
      </w:pPr>
    </w:p>
    <w:p w14:paraId="7071664B" w14:textId="77777777" w:rsidR="00F93E02" w:rsidRPr="009A48C2" w:rsidRDefault="00F93E02">
      <w:pPr>
        <w:ind w:left="4248" w:hanging="3540"/>
        <w:jc w:val="center"/>
        <w:rPr>
          <w:rFonts w:cs="Arial"/>
          <w:b/>
          <w:iCs/>
          <w:szCs w:val="22"/>
          <w:lang w:val="en-US"/>
        </w:rPr>
      </w:pPr>
      <w:r w:rsidRPr="009A48C2">
        <w:rPr>
          <w:rFonts w:cs="Arial"/>
          <w:b/>
          <w:iCs/>
          <w:szCs w:val="22"/>
          <w:lang w:val="en-US"/>
        </w:rPr>
        <w:t>THESIS PROJECT PROPOSAL, MODALITY: ACTIVE PARTICIPATION IN A</w:t>
      </w:r>
    </w:p>
    <w:p w14:paraId="250F8698" w14:textId="0435C3E1" w:rsidR="00F93E02" w:rsidRPr="00FB31D5" w:rsidRDefault="00F93E02">
      <w:pPr>
        <w:ind w:left="4248" w:hanging="3540"/>
        <w:jc w:val="center"/>
        <w:rPr>
          <w:rFonts w:cs="Arial"/>
          <w:b/>
          <w:iCs/>
          <w:szCs w:val="22"/>
          <w:lang w:val="en-US"/>
        </w:rPr>
      </w:pPr>
      <w:r w:rsidRPr="009A48C2">
        <w:rPr>
          <w:rFonts w:cs="Arial"/>
          <w:b/>
          <w:iCs/>
          <w:szCs w:val="22"/>
          <w:lang w:val="en-US"/>
        </w:rPr>
        <w:t xml:space="preserve"> RESEARCH GROUP RECOGNIZED BY THE DIN</w:t>
      </w:r>
    </w:p>
    <w:p w14:paraId="3625CD95" w14:textId="77777777" w:rsidR="00935EE1" w:rsidRPr="00FB31D5" w:rsidRDefault="00935EE1">
      <w:pPr>
        <w:ind w:left="4248" w:hanging="3540"/>
        <w:jc w:val="center"/>
        <w:rPr>
          <w:rFonts w:cs="Arial"/>
          <w:b/>
          <w:iCs/>
          <w:szCs w:val="22"/>
          <w:lang w:val="en-US"/>
        </w:rPr>
      </w:pPr>
    </w:p>
    <w:p w14:paraId="634CA95D" w14:textId="77777777" w:rsidR="00935EE1" w:rsidRPr="00FB31D5" w:rsidRDefault="00935EE1" w:rsidP="00986B97">
      <w:pPr>
        <w:ind w:left="4248" w:hanging="3540"/>
        <w:jc w:val="center"/>
        <w:rPr>
          <w:rFonts w:cs="Arial"/>
          <w:b/>
          <w:iCs/>
          <w:szCs w:val="22"/>
          <w:lang w:val="en-US"/>
        </w:rPr>
      </w:pPr>
    </w:p>
    <w:p w14:paraId="0F0A45A1" w14:textId="5C291C55" w:rsidR="00935EE1" w:rsidRPr="00FB31D5" w:rsidRDefault="00F93E02" w:rsidP="00986B97">
      <w:pPr>
        <w:rPr>
          <w:rFonts w:cs="Arial"/>
          <w:iCs/>
          <w:szCs w:val="22"/>
          <w:lang w:val="en-US"/>
        </w:rPr>
      </w:pPr>
      <w:r w:rsidRPr="00FB31D5">
        <w:rPr>
          <w:rFonts w:cs="Arial"/>
          <w:b/>
          <w:iCs/>
          <w:szCs w:val="22"/>
          <w:lang w:val="en-US"/>
        </w:rPr>
        <w:t>DATE OF SUBMISSION:</w:t>
      </w:r>
      <w:r w:rsidR="00935EE1" w:rsidRPr="00FB31D5">
        <w:rPr>
          <w:rFonts w:cs="Arial"/>
          <w:b/>
          <w:iCs/>
          <w:szCs w:val="22"/>
          <w:lang w:val="en-US"/>
        </w:rPr>
        <w:t xml:space="preserve">      </w:t>
      </w:r>
      <w:r w:rsidR="00295DF5" w:rsidRPr="00FB31D5">
        <w:rPr>
          <w:rFonts w:cs="Arial"/>
          <w:iCs/>
          <w:szCs w:val="22"/>
          <w:lang w:val="en-US"/>
        </w:rPr>
        <w:t>05</w:t>
      </w:r>
      <w:r w:rsidR="00935EE1" w:rsidRPr="00FB31D5">
        <w:rPr>
          <w:rFonts w:cs="Arial"/>
          <w:iCs/>
          <w:szCs w:val="22"/>
          <w:lang w:val="en-US"/>
        </w:rPr>
        <w:t xml:space="preserve"> - 0</w:t>
      </w:r>
      <w:r w:rsidR="00295DF5" w:rsidRPr="00FB31D5">
        <w:rPr>
          <w:rFonts w:cs="Arial"/>
          <w:iCs/>
          <w:szCs w:val="22"/>
          <w:lang w:val="en-US"/>
        </w:rPr>
        <w:t>8</w:t>
      </w:r>
      <w:r w:rsidR="00935EE1" w:rsidRPr="00FB31D5">
        <w:rPr>
          <w:rFonts w:cs="Arial"/>
          <w:iCs/>
          <w:szCs w:val="22"/>
          <w:lang w:val="en-US"/>
        </w:rPr>
        <w:t>- 202</w:t>
      </w:r>
      <w:r w:rsidR="008B20AA" w:rsidRPr="00FB31D5">
        <w:rPr>
          <w:rFonts w:cs="Arial"/>
          <w:iCs/>
          <w:szCs w:val="22"/>
          <w:lang w:val="en-US"/>
        </w:rPr>
        <w:t>4</w:t>
      </w:r>
    </w:p>
    <w:p w14:paraId="181DFA19" w14:textId="77777777" w:rsidR="00935EE1" w:rsidRPr="00FB31D5" w:rsidRDefault="00935EE1" w:rsidP="00986B97">
      <w:pPr>
        <w:rPr>
          <w:rFonts w:cs="Arial"/>
          <w:iCs/>
          <w:szCs w:val="22"/>
          <w:lang w:val="en-US"/>
        </w:rPr>
      </w:pPr>
    </w:p>
    <w:p w14:paraId="66E1A116" w14:textId="519A9F62" w:rsidR="00F93E02" w:rsidRPr="00FB31D5" w:rsidRDefault="00F93E02" w:rsidP="00986B97">
      <w:pPr>
        <w:rPr>
          <w:rFonts w:cs="Arial"/>
          <w:b/>
          <w:iCs/>
          <w:szCs w:val="22"/>
          <w:lang w:val="en-US"/>
        </w:rPr>
      </w:pPr>
      <w:r w:rsidRPr="00FB31D5">
        <w:rPr>
          <w:rFonts w:cs="Arial"/>
          <w:b/>
          <w:iCs/>
          <w:szCs w:val="22"/>
          <w:lang w:val="en-US"/>
        </w:rPr>
        <w:t>PROJECT IDENTIFICATION</w:t>
      </w:r>
    </w:p>
    <w:p w14:paraId="783152F9" w14:textId="77777777" w:rsidR="00935EE1" w:rsidRPr="00FB31D5" w:rsidRDefault="00935EE1" w:rsidP="00986B97">
      <w:pPr>
        <w:rPr>
          <w:rFonts w:cs="Arial"/>
          <w:iCs/>
          <w:szCs w:val="22"/>
          <w:lang w:val="en-US"/>
        </w:rPr>
      </w:pPr>
    </w:p>
    <w:p w14:paraId="6BDC00DA" w14:textId="51CBD657" w:rsidR="00394DFE" w:rsidRPr="009A48C2" w:rsidRDefault="00935EE1" w:rsidP="00394DFE">
      <w:pPr>
        <w:ind w:left="2508" w:hanging="1800"/>
        <w:rPr>
          <w:rFonts w:cs="Arial"/>
          <w:iCs/>
          <w:szCs w:val="22"/>
          <w:lang w:val="en-US"/>
        </w:rPr>
      </w:pPr>
      <w:r w:rsidRPr="00FB31D5">
        <w:rPr>
          <w:rFonts w:cs="Arial"/>
          <w:b/>
          <w:iCs/>
          <w:szCs w:val="22"/>
          <w:lang w:val="en-US"/>
        </w:rPr>
        <w:t>TIT</w:t>
      </w:r>
      <w:r w:rsidR="00F93E02" w:rsidRPr="009A48C2">
        <w:rPr>
          <w:rFonts w:cs="Arial"/>
          <w:b/>
          <w:iCs/>
          <w:szCs w:val="22"/>
          <w:lang w:val="en-US"/>
        </w:rPr>
        <w:t>LE</w:t>
      </w:r>
      <w:r w:rsidRPr="00FB31D5">
        <w:rPr>
          <w:rFonts w:cs="Arial"/>
          <w:b/>
          <w:iCs/>
          <w:szCs w:val="22"/>
          <w:lang w:val="en-US"/>
        </w:rPr>
        <w:t>:</w:t>
      </w:r>
      <w:r w:rsidR="009A6317" w:rsidRPr="00FB31D5">
        <w:rPr>
          <w:rFonts w:cs="Arial"/>
          <w:iCs/>
          <w:szCs w:val="22"/>
          <w:lang w:val="en-US"/>
        </w:rPr>
        <w:tab/>
      </w:r>
      <w:r w:rsidR="00F93E02" w:rsidRPr="009A48C2">
        <w:rPr>
          <w:rFonts w:cs="Arial"/>
          <w:iCs/>
          <w:szCs w:val="22"/>
          <w:lang w:val="en-US"/>
        </w:rPr>
        <w:t>High-level</w:t>
      </w:r>
      <w:ins w:id="0" w:author="PC" w:date="2024-08-09T11:26:00Z">
        <w:r w:rsidR="00932CAC">
          <w:rPr>
            <w:rFonts w:cs="Arial"/>
            <w:iCs/>
            <w:szCs w:val="22"/>
            <w:lang w:val="en-US"/>
          </w:rPr>
          <w:t xml:space="preserve"> </w:t>
        </w:r>
      </w:ins>
      <w:del w:id="1" w:author="PC" w:date="2024-08-09T11:26:00Z">
        <w:r w:rsidR="00F93E02" w:rsidRPr="009A48C2" w:rsidDel="00932CAC">
          <w:rPr>
            <w:rFonts w:cs="Arial"/>
            <w:iCs/>
            <w:szCs w:val="22"/>
            <w:lang w:val="en-US"/>
          </w:rPr>
          <w:delText xml:space="preserve"> </w:delText>
        </w:r>
      </w:del>
      <w:r w:rsidR="00F93E02" w:rsidRPr="009A48C2">
        <w:rPr>
          <w:rFonts w:cs="Arial"/>
          <w:iCs/>
          <w:szCs w:val="22"/>
          <w:lang w:val="en-US"/>
        </w:rPr>
        <w:t>fault injector</w:t>
      </w:r>
      <w:ins w:id="2" w:author="PC" w:date="2024-08-09T11:26:00Z">
        <w:r w:rsidR="00932CAC">
          <w:rPr>
            <w:rFonts w:cs="Arial"/>
            <w:iCs/>
            <w:szCs w:val="22"/>
            <w:lang w:val="en-US"/>
          </w:rPr>
          <w:t xml:space="preserve"> </w:t>
        </w:r>
        <w:r w:rsidR="00932CAC">
          <w:rPr>
            <w:rFonts w:cs="Arial"/>
            <w:iCs/>
            <w:szCs w:val="22"/>
            <w:lang w:val="en-US"/>
          </w:rPr>
          <w:t>f</w:t>
        </w:r>
        <w:r w:rsidR="00932CAC">
          <w:rPr>
            <w:lang w:val="en-US"/>
          </w:rPr>
          <w:t>ramework</w:t>
        </w:r>
      </w:ins>
      <w:r w:rsidR="00F93E02" w:rsidRPr="009A48C2">
        <w:rPr>
          <w:rFonts w:cs="Arial"/>
          <w:iCs/>
          <w:szCs w:val="22"/>
          <w:lang w:val="en-US"/>
        </w:rPr>
        <w:t xml:space="preserve"> for convolutional neural networks to evaluate their reliability.</w:t>
      </w:r>
    </w:p>
    <w:p w14:paraId="3CBBC508" w14:textId="77777777" w:rsidR="00935EE1" w:rsidRPr="00FB31D5" w:rsidRDefault="00935EE1" w:rsidP="00394DFE">
      <w:pPr>
        <w:ind w:left="2508" w:hanging="1800"/>
        <w:rPr>
          <w:rFonts w:cs="Arial"/>
          <w:iCs/>
          <w:szCs w:val="22"/>
          <w:lang w:val="en-US"/>
        </w:rPr>
      </w:pPr>
    </w:p>
    <w:p w14:paraId="0A8293B5" w14:textId="3EA39680" w:rsidR="00935EE1" w:rsidRPr="00FB31D5" w:rsidRDefault="00F93E02" w:rsidP="00EA4AF6">
      <w:pPr>
        <w:ind w:left="3540" w:hanging="2832"/>
        <w:rPr>
          <w:rFonts w:cs="Arial"/>
          <w:b/>
          <w:iCs/>
          <w:szCs w:val="22"/>
        </w:rPr>
      </w:pPr>
      <w:r w:rsidRPr="009A48C2">
        <w:rPr>
          <w:rStyle w:val="Textoennegrita"/>
        </w:rPr>
        <w:t>PROPONENT(S)</w:t>
      </w:r>
      <w:r w:rsidRPr="009A48C2">
        <w:t xml:space="preserve">: </w:t>
      </w:r>
      <w:r w:rsidR="009A48C2" w:rsidRPr="00FB31D5">
        <w:t xml:space="preserve">  </w:t>
      </w:r>
      <w:r w:rsidR="009A48C2">
        <w:t xml:space="preserve"> </w:t>
      </w:r>
      <w:r w:rsidR="005D0B1D" w:rsidRPr="00FB31D5">
        <w:rPr>
          <w:rFonts w:cs="Arial"/>
          <w:bCs/>
          <w:iCs/>
          <w:szCs w:val="22"/>
        </w:rPr>
        <w:t>David Esteban Gonzalez Becerra</w:t>
      </w:r>
      <w:r w:rsidR="00935EE1" w:rsidRPr="00FB31D5">
        <w:rPr>
          <w:rFonts w:cs="Arial"/>
          <w:bCs/>
          <w:iCs/>
          <w:szCs w:val="22"/>
        </w:rPr>
        <w:t xml:space="preserve">   </w:t>
      </w:r>
      <w:r w:rsidR="005D0B1D" w:rsidRPr="00FB31D5">
        <w:rPr>
          <w:rFonts w:cs="Arial"/>
          <w:bCs/>
          <w:iCs/>
          <w:szCs w:val="22"/>
        </w:rPr>
        <w:t xml:space="preserve">    </w:t>
      </w:r>
      <w:r w:rsidR="00935EE1" w:rsidRPr="00FB31D5">
        <w:rPr>
          <w:rFonts w:cs="Arial"/>
          <w:b/>
          <w:iCs/>
          <w:szCs w:val="22"/>
        </w:rPr>
        <w:t xml:space="preserve">CÓDIGO: </w:t>
      </w:r>
      <w:r w:rsidR="005D0B1D" w:rsidRPr="00FB31D5">
        <w:rPr>
          <w:rFonts w:cs="Arial"/>
          <w:bCs/>
          <w:iCs/>
          <w:szCs w:val="22"/>
        </w:rPr>
        <w:t>201812189</w:t>
      </w:r>
    </w:p>
    <w:p w14:paraId="4E694B63" w14:textId="495690F3" w:rsidR="00935EE1" w:rsidRPr="00FB31D5" w:rsidRDefault="00935EE1" w:rsidP="00970664">
      <w:pPr>
        <w:rPr>
          <w:rFonts w:cs="Arial"/>
          <w:b/>
          <w:iCs/>
          <w:szCs w:val="22"/>
        </w:rPr>
      </w:pPr>
      <w:r w:rsidRPr="00FB31D5">
        <w:rPr>
          <w:rFonts w:cs="Arial"/>
          <w:bCs/>
          <w:iCs/>
          <w:szCs w:val="22"/>
        </w:rPr>
        <w:t xml:space="preserve">                                                  </w:t>
      </w:r>
    </w:p>
    <w:p w14:paraId="387DFD7E" w14:textId="77777777" w:rsidR="00935EE1" w:rsidRPr="00FB31D5" w:rsidRDefault="00935EE1" w:rsidP="00986B97">
      <w:pPr>
        <w:rPr>
          <w:rFonts w:cs="Arial"/>
          <w:b/>
          <w:iCs/>
          <w:szCs w:val="22"/>
        </w:rPr>
      </w:pPr>
    </w:p>
    <w:p w14:paraId="2C0E8A27" w14:textId="1A46F5A2" w:rsidR="009A48C2" w:rsidRPr="00FB31D5" w:rsidRDefault="00935EE1" w:rsidP="009A48C2">
      <w:pPr>
        <w:tabs>
          <w:tab w:val="left" w:pos="708"/>
          <w:tab w:val="left" w:pos="1416"/>
          <w:tab w:val="left" w:pos="2124"/>
          <w:tab w:val="left" w:pos="2832"/>
          <w:tab w:val="left" w:pos="3540"/>
          <w:tab w:val="left" w:pos="4248"/>
          <w:tab w:val="left" w:pos="4956"/>
          <w:tab w:val="left" w:pos="5664"/>
          <w:tab w:val="left" w:pos="7500"/>
        </w:tabs>
        <w:rPr>
          <w:rStyle w:val="Textoennegrita"/>
          <w:b w:val="0"/>
        </w:rPr>
      </w:pPr>
      <w:r w:rsidRPr="00FB31D5">
        <w:rPr>
          <w:rFonts w:cs="Arial"/>
          <w:b/>
          <w:iCs/>
          <w:szCs w:val="22"/>
        </w:rPr>
        <w:tab/>
      </w:r>
      <w:r w:rsidR="009A48C2" w:rsidRPr="00FB31D5">
        <w:rPr>
          <w:rStyle w:val="Textoennegrita"/>
        </w:rPr>
        <w:t>ADVISORS:</w:t>
      </w:r>
      <w:r w:rsidR="009A48C2">
        <w:rPr>
          <w:rStyle w:val="Textoennegrita"/>
        </w:rPr>
        <w:t xml:space="preserve">  </w:t>
      </w:r>
      <w:r w:rsidR="009A48C2">
        <w:rPr>
          <w:rStyle w:val="Textoennegrita"/>
        </w:rPr>
        <w:tab/>
        <w:t xml:space="preserve">          </w:t>
      </w:r>
      <w:r w:rsidR="009A48C2" w:rsidRPr="00FB31D5">
        <w:rPr>
          <w:rStyle w:val="Textoennegrita"/>
          <w:b w:val="0"/>
        </w:rPr>
        <w:t xml:space="preserve">Ing. Luis Ariel Mesa </w:t>
      </w:r>
      <w:proofErr w:type="spellStart"/>
      <w:r w:rsidR="009A48C2" w:rsidRPr="00FB31D5">
        <w:rPr>
          <w:rStyle w:val="Textoennegrita"/>
          <w:b w:val="0"/>
        </w:rPr>
        <w:t>Mesa</w:t>
      </w:r>
      <w:proofErr w:type="spellEnd"/>
      <w:r w:rsidR="009A48C2" w:rsidRPr="00FB31D5">
        <w:rPr>
          <w:rStyle w:val="Textoennegrita"/>
          <w:b w:val="0"/>
        </w:rPr>
        <w:t xml:space="preserve">, </w:t>
      </w:r>
      <w:proofErr w:type="spellStart"/>
      <w:proofErr w:type="gramStart"/>
      <w:r w:rsidR="009A48C2" w:rsidRPr="00FB31D5">
        <w:rPr>
          <w:rStyle w:val="Textoennegrita"/>
          <w:b w:val="0"/>
        </w:rPr>
        <w:t>Ph.D</w:t>
      </w:r>
      <w:proofErr w:type="spellEnd"/>
      <w:proofErr w:type="gramEnd"/>
      <w:r w:rsidR="009A48C2" w:rsidRPr="00FB31D5">
        <w:rPr>
          <w:rStyle w:val="Textoennegrita"/>
          <w:b w:val="0"/>
        </w:rPr>
        <w:t>(c).</w:t>
      </w:r>
    </w:p>
    <w:p w14:paraId="44D6C8FE" w14:textId="00C34D4D" w:rsidR="009A48C2" w:rsidRPr="00FB31D5" w:rsidRDefault="009A48C2" w:rsidP="009A48C2">
      <w:pPr>
        <w:tabs>
          <w:tab w:val="left" w:pos="708"/>
          <w:tab w:val="left" w:pos="1416"/>
          <w:tab w:val="left" w:pos="2124"/>
          <w:tab w:val="left" w:pos="2832"/>
          <w:tab w:val="left" w:pos="3540"/>
          <w:tab w:val="left" w:pos="4248"/>
          <w:tab w:val="left" w:pos="4956"/>
          <w:tab w:val="left" w:pos="5664"/>
          <w:tab w:val="left" w:pos="7500"/>
        </w:tabs>
        <w:rPr>
          <w:rStyle w:val="Textoennegrita"/>
          <w:b w:val="0"/>
        </w:rPr>
      </w:pPr>
      <w:r w:rsidRPr="00FB31D5">
        <w:rPr>
          <w:rStyle w:val="Textoennegrita"/>
          <w:b w:val="0"/>
        </w:rPr>
        <w:tab/>
      </w:r>
      <w:r w:rsidRPr="00FB31D5">
        <w:rPr>
          <w:rStyle w:val="Textoennegrita"/>
          <w:b w:val="0"/>
        </w:rPr>
        <w:tab/>
      </w:r>
      <w:r w:rsidRPr="00FB31D5">
        <w:rPr>
          <w:rStyle w:val="Textoennegrita"/>
          <w:b w:val="0"/>
        </w:rPr>
        <w:tab/>
      </w:r>
      <w:r>
        <w:rPr>
          <w:rStyle w:val="Textoennegrita"/>
          <w:b w:val="0"/>
        </w:rPr>
        <w:t xml:space="preserve">          </w:t>
      </w:r>
      <w:r w:rsidRPr="00FB31D5">
        <w:rPr>
          <w:rStyle w:val="Textoennegrita"/>
          <w:b w:val="0"/>
        </w:rPr>
        <w:t xml:space="preserve">Ing. Wilson Javier Pérez Holguín, </w:t>
      </w:r>
      <w:proofErr w:type="spellStart"/>
      <w:proofErr w:type="gramStart"/>
      <w:r w:rsidRPr="00FB31D5">
        <w:rPr>
          <w:rStyle w:val="Textoennegrita"/>
          <w:b w:val="0"/>
        </w:rPr>
        <w:t>Ph.D</w:t>
      </w:r>
      <w:proofErr w:type="spellEnd"/>
      <w:proofErr w:type="gramEnd"/>
    </w:p>
    <w:p w14:paraId="7EE99568" w14:textId="77777777" w:rsidR="009A48C2" w:rsidRPr="00FB31D5" w:rsidRDefault="009A48C2" w:rsidP="009A48C2">
      <w:pPr>
        <w:tabs>
          <w:tab w:val="left" w:pos="708"/>
          <w:tab w:val="left" w:pos="1416"/>
          <w:tab w:val="left" w:pos="2124"/>
          <w:tab w:val="left" w:pos="2832"/>
          <w:tab w:val="left" w:pos="3540"/>
          <w:tab w:val="left" w:pos="4248"/>
          <w:tab w:val="left" w:pos="4956"/>
          <w:tab w:val="left" w:pos="5664"/>
          <w:tab w:val="left" w:pos="7500"/>
        </w:tabs>
        <w:rPr>
          <w:rStyle w:val="Textoennegrita"/>
          <w:b w:val="0"/>
        </w:rPr>
      </w:pPr>
    </w:p>
    <w:p w14:paraId="6215AE84" w14:textId="48A645E4" w:rsidR="009A48C2" w:rsidRPr="009A48C2" w:rsidRDefault="009A48C2" w:rsidP="009A48C2">
      <w:pPr>
        <w:tabs>
          <w:tab w:val="left" w:pos="708"/>
          <w:tab w:val="left" w:pos="1416"/>
          <w:tab w:val="left" w:pos="2124"/>
          <w:tab w:val="left" w:pos="2832"/>
          <w:tab w:val="left" w:pos="3540"/>
          <w:tab w:val="left" w:pos="4248"/>
          <w:tab w:val="left" w:pos="4956"/>
          <w:tab w:val="left" w:pos="5664"/>
          <w:tab w:val="left" w:pos="7500"/>
        </w:tabs>
        <w:rPr>
          <w:rStyle w:val="Textoennegrita"/>
          <w:lang w:val="en-US"/>
        </w:rPr>
      </w:pPr>
      <w:r w:rsidRPr="00FB31D5">
        <w:rPr>
          <w:rStyle w:val="Textoennegrita"/>
        </w:rPr>
        <w:tab/>
      </w:r>
      <w:r w:rsidRPr="009A48C2">
        <w:rPr>
          <w:rStyle w:val="Textoennegrita"/>
          <w:lang w:val="en-US"/>
        </w:rPr>
        <w:t xml:space="preserve">AREA OF SPECIALIZATION: </w:t>
      </w:r>
      <w:r>
        <w:rPr>
          <w:rStyle w:val="Textoennegrita"/>
          <w:lang w:val="en-US"/>
        </w:rPr>
        <w:tab/>
      </w:r>
      <w:r w:rsidRPr="00FB31D5">
        <w:rPr>
          <w:rStyle w:val="Textoennegrita"/>
          <w:b w:val="0"/>
          <w:lang w:val="en-US"/>
        </w:rPr>
        <w:t>Digital Electronic</w:t>
      </w:r>
    </w:p>
    <w:p w14:paraId="74D4E1FB" w14:textId="77777777" w:rsidR="009A48C2" w:rsidRPr="009A48C2" w:rsidRDefault="009A48C2" w:rsidP="009A48C2">
      <w:pPr>
        <w:tabs>
          <w:tab w:val="left" w:pos="708"/>
          <w:tab w:val="left" w:pos="1416"/>
          <w:tab w:val="left" w:pos="2124"/>
          <w:tab w:val="left" w:pos="2832"/>
          <w:tab w:val="left" w:pos="3540"/>
          <w:tab w:val="left" w:pos="4248"/>
          <w:tab w:val="left" w:pos="4956"/>
          <w:tab w:val="left" w:pos="5664"/>
          <w:tab w:val="left" w:pos="7500"/>
        </w:tabs>
        <w:rPr>
          <w:rStyle w:val="Textoennegrita"/>
          <w:lang w:val="en-US"/>
        </w:rPr>
      </w:pPr>
    </w:p>
    <w:p w14:paraId="25EE46D5" w14:textId="2DD408EE" w:rsidR="009A48C2" w:rsidRPr="009A48C2" w:rsidRDefault="009A48C2" w:rsidP="00FB31D5">
      <w:pPr>
        <w:tabs>
          <w:tab w:val="left" w:pos="708"/>
          <w:tab w:val="left" w:pos="1416"/>
          <w:tab w:val="left" w:pos="2124"/>
          <w:tab w:val="left" w:pos="2832"/>
          <w:tab w:val="left" w:pos="3540"/>
          <w:tab w:val="left" w:pos="4248"/>
          <w:tab w:val="left" w:pos="4956"/>
          <w:tab w:val="left" w:pos="5664"/>
          <w:tab w:val="left" w:pos="7500"/>
        </w:tabs>
        <w:ind w:left="2835" w:hanging="2835"/>
        <w:rPr>
          <w:rStyle w:val="Textoennegrita"/>
          <w:lang w:val="en-US"/>
        </w:rPr>
      </w:pPr>
      <w:r w:rsidRPr="009A48C2">
        <w:rPr>
          <w:rStyle w:val="Textoennegrita"/>
          <w:lang w:val="en-US"/>
        </w:rPr>
        <w:t xml:space="preserve">RESEARCH GROUP: </w:t>
      </w:r>
      <w:r>
        <w:rPr>
          <w:rStyle w:val="Textoennegrita"/>
          <w:lang w:val="en-US"/>
        </w:rPr>
        <w:tab/>
      </w:r>
      <w:r w:rsidRPr="00FB31D5">
        <w:rPr>
          <w:rStyle w:val="Textoennegrita"/>
          <w:b w:val="0"/>
          <w:lang w:val="en-US"/>
        </w:rPr>
        <w:t>Group of Research in Robotics and Industrial Automation - GIRA</w:t>
      </w:r>
    </w:p>
    <w:p w14:paraId="41201B8A" w14:textId="77777777" w:rsidR="009A48C2" w:rsidRPr="009A48C2" w:rsidRDefault="009A48C2" w:rsidP="009A48C2">
      <w:pPr>
        <w:tabs>
          <w:tab w:val="left" w:pos="708"/>
          <w:tab w:val="left" w:pos="1416"/>
          <w:tab w:val="left" w:pos="2124"/>
          <w:tab w:val="left" w:pos="2832"/>
          <w:tab w:val="left" w:pos="3540"/>
          <w:tab w:val="left" w:pos="4248"/>
          <w:tab w:val="left" w:pos="4956"/>
          <w:tab w:val="left" w:pos="5664"/>
          <w:tab w:val="left" w:pos="7500"/>
        </w:tabs>
        <w:rPr>
          <w:rStyle w:val="Textoennegrita"/>
          <w:lang w:val="en-US"/>
        </w:rPr>
      </w:pPr>
    </w:p>
    <w:p w14:paraId="07CD65E3" w14:textId="2C2B7DB9" w:rsidR="009A48C2" w:rsidRPr="009A48C2" w:rsidRDefault="009A48C2" w:rsidP="00FB31D5">
      <w:pPr>
        <w:tabs>
          <w:tab w:val="left" w:pos="708"/>
          <w:tab w:val="left" w:pos="1416"/>
          <w:tab w:val="left" w:pos="2124"/>
          <w:tab w:val="left" w:pos="2832"/>
          <w:tab w:val="left" w:pos="3540"/>
          <w:tab w:val="left" w:pos="4248"/>
          <w:tab w:val="left" w:pos="4956"/>
          <w:tab w:val="left" w:pos="5664"/>
          <w:tab w:val="left" w:pos="7500"/>
        </w:tabs>
        <w:ind w:left="2832" w:hanging="2832"/>
        <w:rPr>
          <w:rStyle w:val="Textoennegrita"/>
          <w:lang w:val="en-US"/>
        </w:rPr>
      </w:pPr>
      <w:r w:rsidRPr="009A48C2">
        <w:rPr>
          <w:rStyle w:val="Textoennegrita"/>
          <w:lang w:val="en-US"/>
        </w:rPr>
        <w:t xml:space="preserve">P.I.I.I. NAME: </w:t>
      </w:r>
      <w:r>
        <w:rPr>
          <w:rStyle w:val="Textoennegrita"/>
          <w:lang w:val="en-US"/>
        </w:rPr>
        <w:tab/>
      </w:r>
      <w:r>
        <w:rPr>
          <w:rStyle w:val="Textoennegrita"/>
          <w:lang w:val="en-US"/>
        </w:rPr>
        <w:tab/>
      </w:r>
      <w:bookmarkStart w:id="3" w:name="_GoBack"/>
      <w:bookmarkEnd w:id="3"/>
      <w:r w:rsidRPr="00C56287">
        <w:rPr>
          <w:rStyle w:val="Textoennegrita"/>
          <w:b w:val="0"/>
          <w:highlight w:val="yellow"/>
          <w:lang w:val="en-US"/>
          <w:rPrChange w:id="4" w:author="PC" w:date="2024-08-09T11:26:00Z">
            <w:rPr>
              <w:rStyle w:val="Textoennegrita"/>
              <w:b w:val="0"/>
              <w:lang w:val="en-US"/>
            </w:rPr>
          </w:rPrChange>
        </w:rPr>
        <w:t>Reliability Assessment of Deep Neural Networks Implemented in Parallelized Hardware Platforms</w:t>
      </w:r>
    </w:p>
    <w:p w14:paraId="6DCA6664" w14:textId="77777777" w:rsidR="009A48C2" w:rsidRPr="009A48C2" w:rsidRDefault="009A48C2" w:rsidP="00FB31D5">
      <w:pPr>
        <w:tabs>
          <w:tab w:val="left" w:pos="708"/>
          <w:tab w:val="left" w:pos="1416"/>
          <w:tab w:val="left" w:pos="2124"/>
          <w:tab w:val="left" w:pos="2832"/>
          <w:tab w:val="left" w:pos="3540"/>
          <w:tab w:val="left" w:pos="4248"/>
          <w:tab w:val="left" w:pos="4956"/>
          <w:tab w:val="left" w:pos="5664"/>
          <w:tab w:val="left" w:pos="7500"/>
        </w:tabs>
        <w:ind w:left="708" w:hanging="708"/>
        <w:rPr>
          <w:rStyle w:val="Textoennegrita"/>
          <w:lang w:val="en-US"/>
        </w:rPr>
      </w:pPr>
    </w:p>
    <w:p w14:paraId="043DC8BE" w14:textId="657A92E2" w:rsidR="00935EE1" w:rsidRPr="00FB31D5" w:rsidRDefault="009A48C2" w:rsidP="009A48C2">
      <w:pPr>
        <w:tabs>
          <w:tab w:val="left" w:pos="708"/>
          <w:tab w:val="left" w:pos="1416"/>
          <w:tab w:val="left" w:pos="2124"/>
          <w:tab w:val="left" w:pos="2832"/>
          <w:tab w:val="left" w:pos="3540"/>
          <w:tab w:val="left" w:pos="4248"/>
          <w:tab w:val="left" w:pos="4956"/>
          <w:tab w:val="left" w:pos="5664"/>
          <w:tab w:val="left" w:pos="7500"/>
        </w:tabs>
        <w:rPr>
          <w:rFonts w:cs="Arial"/>
          <w:iCs/>
          <w:szCs w:val="22"/>
          <w:lang w:val="en-US"/>
        </w:rPr>
      </w:pPr>
      <w:r w:rsidRPr="009A48C2">
        <w:rPr>
          <w:rStyle w:val="Textoennegrita"/>
          <w:lang w:val="en-US"/>
        </w:rPr>
        <w:t xml:space="preserve">RESEARCH LINE: </w:t>
      </w:r>
      <w:r>
        <w:rPr>
          <w:rStyle w:val="Textoennegrita"/>
          <w:lang w:val="en-US"/>
        </w:rPr>
        <w:tab/>
      </w:r>
      <w:r>
        <w:rPr>
          <w:rStyle w:val="Textoennegrita"/>
          <w:lang w:val="en-US"/>
        </w:rPr>
        <w:tab/>
      </w:r>
      <w:r w:rsidRPr="00FB31D5">
        <w:rPr>
          <w:rStyle w:val="Textoennegrita"/>
          <w:b w:val="0"/>
          <w:lang w:val="en-US"/>
        </w:rPr>
        <w:t>Design and Test</w:t>
      </w:r>
      <w:r w:rsidR="00935EE1" w:rsidRPr="00FB31D5">
        <w:rPr>
          <w:rFonts w:cs="Arial"/>
          <w:iCs/>
          <w:szCs w:val="22"/>
          <w:lang w:val="en-US"/>
        </w:rPr>
        <w:tab/>
      </w:r>
    </w:p>
    <w:p w14:paraId="514AC8BC" w14:textId="77777777" w:rsidR="00935EE1" w:rsidRPr="00FB31D5" w:rsidRDefault="00935EE1" w:rsidP="00986B97">
      <w:pPr>
        <w:rPr>
          <w:rFonts w:cs="Arial"/>
          <w:iCs/>
          <w:szCs w:val="22"/>
          <w:lang w:val="en-US"/>
        </w:rPr>
      </w:pPr>
    </w:p>
    <w:p w14:paraId="3D03B87A" w14:textId="77777777" w:rsidR="00935EE1" w:rsidRPr="00FB31D5" w:rsidRDefault="00935EE1" w:rsidP="00986B97">
      <w:pPr>
        <w:rPr>
          <w:rFonts w:cs="Arial"/>
          <w:iCs/>
          <w:szCs w:val="22"/>
          <w:lang w:val="en-US"/>
        </w:rPr>
      </w:pPr>
    </w:p>
    <w:p w14:paraId="52C8F48A" w14:textId="77777777" w:rsidR="00935EE1" w:rsidRPr="00FB31D5" w:rsidRDefault="00935EE1" w:rsidP="00986B97">
      <w:pPr>
        <w:rPr>
          <w:rFonts w:cs="Arial"/>
          <w:iCs/>
          <w:szCs w:val="22"/>
          <w:lang w:val="en-US"/>
        </w:rPr>
      </w:pPr>
    </w:p>
    <w:p w14:paraId="025A3245" w14:textId="77777777" w:rsidR="00935EE1" w:rsidRPr="00FB31D5" w:rsidRDefault="00935EE1" w:rsidP="00986B97">
      <w:pPr>
        <w:rPr>
          <w:rFonts w:cs="Arial"/>
          <w:iCs/>
          <w:szCs w:val="22"/>
          <w:lang w:val="en-US"/>
        </w:rPr>
      </w:pPr>
    </w:p>
    <w:p w14:paraId="59473644" w14:textId="77777777" w:rsidR="00935EE1" w:rsidRPr="00FB31D5" w:rsidRDefault="00935EE1" w:rsidP="00986B97">
      <w:pPr>
        <w:rPr>
          <w:rFonts w:cs="Arial"/>
          <w:iCs/>
          <w:szCs w:val="22"/>
          <w:lang w:val="en-US"/>
        </w:rPr>
      </w:pPr>
    </w:p>
    <w:p w14:paraId="1BF9A733" w14:textId="77777777" w:rsidR="00935EE1" w:rsidRPr="00FB31D5" w:rsidRDefault="00935EE1" w:rsidP="00986B97">
      <w:pPr>
        <w:rPr>
          <w:rFonts w:cs="Arial"/>
          <w:iCs/>
          <w:szCs w:val="22"/>
          <w:lang w:val="en-US"/>
        </w:rPr>
      </w:pPr>
    </w:p>
    <w:p w14:paraId="5390077F" w14:textId="77777777" w:rsidR="00935EE1" w:rsidRPr="00FB31D5" w:rsidRDefault="00935EE1" w:rsidP="00986B97">
      <w:pPr>
        <w:rPr>
          <w:rFonts w:cs="Arial"/>
          <w:iCs/>
          <w:szCs w:val="22"/>
          <w:lang w:val="en-US"/>
        </w:rPr>
      </w:pPr>
    </w:p>
    <w:p w14:paraId="577C8746" w14:textId="77777777" w:rsidR="00935EE1" w:rsidRPr="00FB31D5" w:rsidRDefault="00935EE1" w:rsidP="00986B97">
      <w:pPr>
        <w:rPr>
          <w:rFonts w:cs="Arial"/>
          <w:iCs/>
          <w:szCs w:val="22"/>
          <w:lang w:val="en-US"/>
        </w:rPr>
      </w:pPr>
    </w:p>
    <w:p w14:paraId="5F5E7719" w14:textId="1E66DE47" w:rsidR="00935EE1" w:rsidRDefault="00935EE1" w:rsidP="00986B97">
      <w:pPr>
        <w:rPr>
          <w:rFonts w:cs="Arial"/>
          <w:iCs/>
          <w:szCs w:val="22"/>
          <w:lang w:val="en-US"/>
        </w:rPr>
      </w:pPr>
    </w:p>
    <w:p w14:paraId="6B69FFBD" w14:textId="5C84ED78" w:rsidR="00354ECC" w:rsidRDefault="00354ECC" w:rsidP="00986B97">
      <w:pPr>
        <w:rPr>
          <w:rFonts w:cs="Arial"/>
          <w:iCs/>
          <w:szCs w:val="22"/>
          <w:lang w:val="en-US"/>
        </w:rPr>
      </w:pPr>
    </w:p>
    <w:p w14:paraId="7296FF83" w14:textId="25D54C83" w:rsidR="00354ECC" w:rsidRDefault="00354ECC" w:rsidP="00986B97">
      <w:pPr>
        <w:rPr>
          <w:rFonts w:cs="Arial"/>
          <w:iCs/>
          <w:szCs w:val="22"/>
          <w:lang w:val="en-US"/>
        </w:rPr>
      </w:pPr>
    </w:p>
    <w:p w14:paraId="02E50440" w14:textId="26E0C9BE" w:rsidR="00354ECC" w:rsidRDefault="00354ECC" w:rsidP="00986B97">
      <w:pPr>
        <w:rPr>
          <w:rFonts w:cs="Arial"/>
          <w:iCs/>
          <w:szCs w:val="22"/>
          <w:lang w:val="en-US"/>
        </w:rPr>
      </w:pPr>
    </w:p>
    <w:p w14:paraId="18A8443C" w14:textId="0A4E83D9" w:rsidR="00354ECC" w:rsidRDefault="00354ECC" w:rsidP="00986B97">
      <w:pPr>
        <w:rPr>
          <w:rFonts w:cs="Arial"/>
          <w:iCs/>
          <w:szCs w:val="22"/>
          <w:lang w:val="en-US"/>
        </w:rPr>
      </w:pPr>
    </w:p>
    <w:p w14:paraId="0124CB57" w14:textId="7B998239" w:rsidR="00354ECC" w:rsidRDefault="00354ECC" w:rsidP="00986B97">
      <w:pPr>
        <w:rPr>
          <w:rFonts w:cs="Arial"/>
          <w:iCs/>
          <w:szCs w:val="22"/>
          <w:lang w:val="en-US"/>
        </w:rPr>
      </w:pPr>
    </w:p>
    <w:p w14:paraId="4B25B8B2" w14:textId="012B70F1" w:rsidR="00354ECC" w:rsidRDefault="00354ECC" w:rsidP="00986B97">
      <w:pPr>
        <w:rPr>
          <w:rFonts w:cs="Arial"/>
          <w:iCs/>
          <w:szCs w:val="22"/>
          <w:lang w:val="en-US"/>
        </w:rPr>
      </w:pPr>
    </w:p>
    <w:p w14:paraId="7A986CB8" w14:textId="448FBE43" w:rsidR="00354ECC" w:rsidRDefault="00354ECC" w:rsidP="00986B97">
      <w:pPr>
        <w:rPr>
          <w:rFonts w:cs="Arial"/>
          <w:iCs/>
          <w:szCs w:val="22"/>
          <w:lang w:val="en-US"/>
        </w:rPr>
      </w:pPr>
    </w:p>
    <w:p w14:paraId="5982F99D" w14:textId="10AEDDBF" w:rsidR="00354ECC" w:rsidRDefault="00354ECC" w:rsidP="00986B97">
      <w:pPr>
        <w:rPr>
          <w:rFonts w:cs="Arial"/>
          <w:iCs/>
          <w:szCs w:val="22"/>
          <w:lang w:val="en-US"/>
        </w:rPr>
      </w:pPr>
    </w:p>
    <w:p w14:paraId="506EA3A7" w14:textId="77777777" w:rsidR="00935EE1" w:rsidRPr="00FB31D5" w:rsidRDefault="00935EE1" w:rsidP="00986B97">
      <w:pPr>
        <w:rPr>
          <w:rFonts w:cs="Arial"/>
          <w:iCs/>
          <w:szCs w:val="22"/>
          <w:lang w:val="en-US"/>
        </w:rPr>
      </w:pPr>
    </w:p>
    <w:p w14:paraId="3F892751" w14:textId="2A61C29E" w:rsidR="00935EE1" w:rsidRPr="00FB31D5" w:rsidRDefault="00354ECC" w:rsidP="009521F3">
      <w:pPr>
        <w:pStyle w:val="Prrafodelista"/>
        <w:numPr>
          <w:ilvl w:val="0"/>
          <w:numId w:val="3"/>
        </w:numPr>
        <w:rPr>
          <w:rFonts w:cs="Arial"/>
          <w:b/>
          <w:iCs/>
          <w:szCs w:val="22"/>
          <w:lang w:val="en-US"/>
        </w:rPr>
      </w:pPr>
      <w:r w:rsidRPr="00354ECC">
        <w:rPr>
          <w:rFonts w:cs="Arial"/>
          <w:b/>
          <w:iCs/>
          <w:szCs w:val="22"/>
          <w:lang w:val="en-US"/>
        </w:rPr>
        <w:t>BACKGROUND</w:t>
      </w:r>
      <w:r w:rsidR="00935EE1" w:rsidRPr="00FB31D5">
        <w:rPr>
          <w:rFonts w:cs="Arial"/>
          <w:b/>
          <w:iCs/>
          <w:szCs w:val="22"/>
          <w:lang w:val="en-US"/>
        </w:rPr>
        <w:t xml:space="preserve"> </w:t>
      </w:r>
    </w:p>
    <w:p w14:paraId="0BB62C9D" w14:textId="77777777" w:rsidR="00935EE1" w:rsidRPr="00FB31D5" w:rsidRDefault="00935EE1" w:rsidP="009521F3">
      <w:pPr>
        <w:ind w:left="360"/>
        <w:rPr>
          <w:rFonts w:cs="Arial"/>
          <w:b/>
          <w:iCs/>
          <w:szCs w:val="22"/>
          <w:lang w:val="en-US"/>
        </w:rPr>
      </w:pPr>
    </w:p>
    <w:p w14:paraId="66DA42DF" w14:textId="0373EB10" w:rsidR="00935EE1" w:rsidRPr="00FB31D5" w:rsidRDefault="00354ECC" w:rsidP="009521F3">
      <w:pPr>
        <w:pStyle w:val="Prrafodelista"/>
        <w:numPr>
          <w:ilvl w:val="1"/>
          <w:numId w:val="3"/>
        </w:numPr>
        <w:rPr>
          <w:rFonts w:cs="Arial"/>
          <w:b/>
          <w:iCs/>
          <w:color w:val="FF0000"/>
          <w:szCs w:val="22"/>
          <w:lang w:val="en-US"/>
        </w:rPr>
      </w:pPr>
      <w:r>
        <w:rPr>
          <w:rFonts w:cs="Arial"/>
          <w:b/>
          <w:iCs/>
          <w:szCs w:val="22"/>
          <w:lang w:val="en-US"/>
        </w:rPr>
        <w:t xml:space="preserve">Background </w:t>
      </w:r>
    </w:p>
    <w:p w14:paraId="5E445BEC" w14:textId="77777777" w:rsidR="00935EE1" w:rsidRPr="00FB31D5" w:rsidRDefault="00935EE1" w:rsidP="00E11F0C">
      <w:pPr>
        <w:rPr>
          <w:szCs w:val="22"/>
          <w:lang w:val="en-US"/>
        </w:rPr>
      </w:pPr>
    </w:p>
    <w:p w14:paraId="550FB5DD" w14:textId="77777777" w:rsidR="00354ECC" w:rsidRPr="00FB31D5" w:rsidRDefault="00354ECC" w:rsidP="00354ECC">
      <w:pPr>
        <w:rPr>
          <w:b/>
          <w:szCs w:val="22"/>
          <w:lang w:val="en-US"/>
        </w:rPr>
      </w:pPr>
      <w:r w:rsidRPr="00FB31D5">
        <w:rPr>
          <w:b/>
          <w:szCs w:val="22"/>
          <w:lang w:val="en-US"/>
        </w:rPr>
        <w:t>Convolutional Neural Networks</w:t>
      </w:r>
    </w:p>
    <w:p w14:paraId="56C0B78D" w14:textId="77777777" w:rsidR="00354ECC" w:rsidRPr="00354ECC" w:rsidRDefault="00354ECC" w:rsidP="00354ECC">
      <w:pPr>
        <w:rPr>
          <w:szCs w:val="22"/>
          <w:u w:val="single"/>
          <w:lang w:val="en-US"/>
        </w:rPr>
      </w:pPr>
    </w:p>
    <w:p w14:paraId="3A4E7503" w14:textId="77777777" w:rsidR="00354ECC" w:rsidRPr="00FB31D5" w:rsidRDefault="00354ECC" w:rsidP="00354ECC">
      <w:pPr>
        <w:rPr>
          <w:szCs w:val="22"/>
          <w:lang w:val="en-US"/>
        </w:rPr>
      </w:pPr>
      <w:r w:rsidRPr="00FB31D5">
        <w:rPr>
          <w:szCs w:val="22"/>
          <w:lang w:val="en-US"/>
        </w:rPr>
        <w:t>Artificial intelligence, particularly Artificial Neural Networks (ANNs), has experienced exponential growth in its application across various fields, ranging from image recognition to decision-making in autonomous navigation systems. Although these neural networks are highly resilient due to their characteristics, they can present vulnerabilities that undermine their reliability, affecting their use in applications termed "mission-critical" applications. A mission-critical application is one where the occurrence of a failure is not tolerable as it may impact the integrity of human life, the environment, and/or the equipment itself.</w:t>
      </w:r>
    </w:p>
    <w:p w14:paraId="6EEBD74B" w14:textId="77777777" w:rsidR="00354ECC" w:rsidRPr="00FB31D5" w:rsidRDefault="00354ECC" w:rsidP="00354ECC">
      <w:pPr>
        <w:rPr>
          <w:szCs w:val="22"/>
          <w:lang w:val="en-US"/>
        </w:rPr>
      </w:pPr>
    </w:p>
    <w:p w14:paraId="68AF44F7" w14:textId="77777777" w:rsidR="00354ECC" w:rsidRPr="00FB31D5" w:rsidRDefault="00354ECC" w:rsidP="00354ECC">
      <w:pPr>
        <w:rPr>
          <w:szCs w:val="22"/>
          <w:lang w:val="en-US"/>
        </w:rPr>
      </w:pPr>
      <w:r w:rsidRPr="00FB31D5">
        <w:rPr>
          <w:szCs w:val="22"/>
          <w:lang w:val="en-US"/>
        </w:rPr>
        <w:t>Convolutional Neural Networks (CNNs) are a deep learning (DL) architecture developed by (</w:t>
      </w:r>
      <w:proofErr w:type="spellStart"/>
      <w:r w:rsidRPr="00FB31D5">
        <w:rPr>
          <w:szCs w:val="22"/>
          <w:lang w:val="en-US"/>
        </w:rPr>
        <w:t>LeCun</w:t>
      </w:r>
      <w:proofErr w:type="spellEnd"/>
      <w:r w:rsidRPr="00FB31D5">
        <w:rPr>
          <w:szCs w:val="22"/>
          <w:lang w:val="en-US"/>
        </w:rPr>
        <w:t xml:space="preserve"> &amp; others, 1989) to process information in the form of numerical arrays (Pérez </w:t>
      </w:r>
      <w:proofErr w:type="spellStart"/>
      <w:r w:rsidRPr="00FB31D5">
        <w:rPr>
          <w:szCs w:val="22"/>
          <w:lang w:val="en-US"/>
        </w:rPr>
        <w:t>Cerdeira</w:t>
      </w:r>
      <w:proofErr w:type="spellEnd"/>
      <w:r w:rsidRPr="00FB31D5">
        <w:rPr>
          <w:szCs w:val="22"/>
          <w:lang w:val="en-US"/>
        </w:rPr>
        <w:t>, 2021). Currently, they are used to identify patterns, making them ideal for various tasks such as image recognition, segmentation, and classification, among others. Their performance has reached outstanding levels, driving significant advances in various applications, such as medical diagnosis, scientific data analysis, process control, autonomous vehicle navigation, and more.</w:t>
      </w:r>
    </w:p>
    <w:p w14:paraId="26F5A727" w14:textId="77777777" w:rsidR="00354ECC" w:rsidRPr="00FB31D5" w:rsidRDefault="00354ECC" w:rsidP="00354ECC">
      <w:pPr>
        <w:rPr>
          <w:szCs w:val="22"/>
          <w:lang w:val="en-US"/>
        </w:rPr>
      </w:pPr>
    </w:p>
    <w:p w14:paraId="391A3A77" w14:textId="77777777" w:rsidR="00354ECC" w:rsidRPr="00FB31D5" w:rsidRDefault="00354ECC" w:rsidP="00354ECC">
      <w:pPr>
        <w:rPr>
          <w:szCs w:val="22"/>
          <w:lang w:val="en-US"/>
        </w:rPr>
      </w:pPr>
      <w:r w:rsidRPr="00FB31D5">
        <w:rPr>
          <w:szCs w:val="22"/>
          <w:lang w:val="en-US"/>
        </w:rPr>
        <w:t>The architecture of a CNN consists of multiple layers that apply filters to the input dataset to propagate the results to subsequent layers. This technique facilitates the detection and extraction of relevant features, enriching the learning process and effective pattern representation in the network. Each layer performs convolution and pooling operations to capture important details and reduce dimensionality, allowing the network to learn progressively and address complex tasks efficiently. (Moreno, 2019) adds that the convolutional layers of a neural network divide the input matrix into smaller subsets through mathematical operations with a kernel or reduced-dimension filter.</w:t>
      </w:r>
    </w:p>
    <w:p w14:paraId="3E41C305" w14:textId="77777777" w:rsidR="00354ECC" w:rsidRPr="00FB31D5" w:rsidRDefault="00354ECC" w:rsidP="00354ECC">
      <w:pPr>
        <w:rPr>
          <w:szCs w:val="22"/>
          <w:lang w:val="en-US"/>
        </w:rPr>
      </w:pPr>
    </w:p>
    <w:p w14:paraId="61174A7E" w14:textId="13E8476D" w:rsidR="00935EE1" w:rsidRPr="00FB31D5" w:rsidRDefault="00354ECC" w:rsidP="00E11F0C">
      <w:pPr>
        <w:rPr>
          <w:color w:val="000000"/>
          <w:szCs w:val="22"/>
          <w:lang w:val="en-US"/>
        </w:rPr>
      </w:pPr>
      <w:r w:rsidRPr="00FB31D5">
        <w:rPr>
          <w:szCs w:val="22"/>
          <w:lang w:val="en-US"/>
        </w:rPr>
        <w:t xml:space="preserve">CNNs, according to (Pérez </w:t>
      </w:r>
      <w:proofErr w:type="spellStart"/>
      <w:r w:rsidRPr="00FB31D5">
        <w:rPr>
          <w:szCs w:val="22"/>
          <w:lang w:val="en-US"/>
        </w:rPr>
        <w:t>Cerdeira</w:t>
      </w:r>
      <w:proofErr w:type="spellEnd"/>
      <w:r w:rsidRPr="00FB31D5">
        <w:rPr>
          <w:szCs w:val="22"/>
          <w:lang w:val="en-US"/>
        </w:rPr>
        <w:t xml:space="preserve">, 2021), represent a revolutionary approach in neural networks by replacing multiplications and one-dimensional weights used in conventional networks, such as fully connected or multilayer </w:t>
      </w:r>
      <w:proofErr w:type="spellStart"/>
      <w:r w:rsidRPr="00FB31D5">
        <w:rPr>
          <w:szCs w:val="22"/>
          <w:lang w:val="en-US"/>
        </w:rPr>
        <w:t>perceptrons</w:t>
      </w:r>
      <w:proofErr w:type="spellEnd"/>
      <w:r w:rsidRPr="00FB31D5">
        <w:rPr>
          <w:szCs w:val="22"/>
          <w:lang w:val="en-US"/>
        </w:rPr>
        <w:t>, with convolutions and filter masks. Similarly, (Moreno, 2019) describes CNNs as a set of layers designed to emulate the visual cortex of the human brain and detect various features in inputs. Figure 1 shows a general representation of the architecture of a CNN.</w:t>
      </w:r>
    </w:p>
    <w:p w14:paraId="51A85B8E" w14:textId="746ED6A3" w:rsidR="00935EE1" w:rsidRPr="00FB31D5" w:rsidRDefault="00935EE1" w:rsidP="00D36E21">
      <w:pPr>
        <w:jc w:val="center"/>
        <w:rPr>
          <w:szCs w:val="22"/>
          <w:lang w:val="en-US"/>
        </w:rPr>
      </w:pPr>
      <w:r w:rsidRPr="007250FE">
        <w:rPr>
          <w:noProof/>
          <w:lang w:val="en-US" w:eastAsia="en-US"/>
        </w:rPr>
        <w:lastRenderedPageBreak/>
        <w:drawing>
          <wp:inline distT="0" distB="0" distL="0" distR="0" wp14:anchorId="76CB0CAA" wp14:editId="66B1CED7">
            <wp:extent cx="5403271" cy="2049780"/>
            <wp:effectExtent l="0" t="0" r="6985" b="7620"/>
            <wp:docPr id="7" name="Imagen 7" descr="What is Convolutional Neural Network — CNN (Deep Learning) | by Nafiz  Shahri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Convolutional Neural Network — CNN (Deep Learning) | by Nafiz  Shahriar | Medium"/>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30000"/>
                              </a14:imgEffect>
                            </a14:imgLayer>
                          </a14:imgProps>
                        </a:ext>
                        <a:ext uri="{28A0092B-C50C-407E-A947-70E740481C1C}">
                          <a14:useLocalDpi xmlns:a14="http://schemas.microsoft.com/office/drawing/2010/main" val="0"/>
                        </a:ext>
                      </a:extLst>
                    </a:blip>
                    <a:srcRect t="15205"/>
                    <a:stretch/>
                  </pic:blipFill>
                  <pic:spPr bwMode="auto">
                    <a:xfrm>
                      <a:off x="0" y="0"/>
                      <a:ext cx="5437802" cy="2062880"/>
                    </a:xfrm>
                    <a:prstGeom prst="rect">
                      <a:avLst/>
                    </a:prstGeom>
                    <a:noFill/>
                    <a:ln>
                      <a:noFill/>
                    </a:ln>
                    <a:extLst>
                      <a:ext uri="{53640926-AAD7-44D8-BBD7-CCE9431645EC}">
                        <a14:shadowObscured xmlns:a14="http://schemas.microsoft.com/office/drawing/2010/main"/>
                      </a:ext>
                    </a:extLst>
                  </pic:spPr>
                </pic:pic>
              </a:graphicData>
            </a:graphic>
          </wp:inline>
        </w:drawing>
      </w:r>
    </w:p>
    <w:p w14:paraId="5B2D29EB" w14:textId="77777777" w:rsidR="00622BA3" w:rsidRPr="00FB31D5" w:rsidRDefault="00622BA3" w:rsidP="00D36E21">
      <w:pPr>
        <w:jc w:val="center"/>
        <w:rPr>
          <w:szCs w:val="22"/>
          <w:lang w:val="en-US"/>
        </w:rPr>
      </w:pPr>
    </w:p>
    <w:p w14:paraId="6F13566E" w14:textId="53E7A22F" w:rsidR="00DD1B78" w:rsidRDefault="00DD1B78" w:rsidP="002E290D">
      <w:pPr>
        <w:jc w:val="center"/>
        <w:rPr>
          <w:i/>
          <w:szCs w:val="22"/>
          <w:lang w:val="en-US"/>
        </w:rPr>
      </w:pPr>
      <w:r w:rsidRPr="00DD1B78">
        <w:rPr>
          <w:i/>
          <w:szCs w:val="22"/>
          <w:lang w:val="en-US"/>
        </w:rPr>
        <w:t>Figure 1. General Architecture of a CNN</w:t>
      </w:r>
      <w:r>
        <w:rPr>
          <w:i/>
          <w:szCs w:val="22"/>
          <w:lang w:val="en-US"/>
        </w:rPr>
        <w:t>.</w:t>
      </w:r>
    </w:p>
    <w:p w14:paraId="42CD3BE4" w14:textId="7239FB25" w:rsidR="00935EE1" w:rsidRPr="00FB31D5" w:rsidRDefault="00935EE1" w:rsidP="002E290D">
      <w:pPr>
        <w:jc w:val="center"/>
        <w:rPr>
          <w:i/>
          <w:sz w:val="16"/>
          <w:szCs w:val="16"/>
        </w:rPr>
      </w:pPr>
      <w:r w:rsidRPr="00FB31D5">
        <w:rPr>
          <w:i/>
          <w:sz w:val="16"/>
          <w:szCs w:val="16"/>
        </w:rPr>
        <w:t xml:space="preserve">Fuente: </w:t>
      </w:r>
      <w:hyperlink r:id="rId10" w:history="1">
        <w:r w:rsidRPr="00FB31D5">
          <w:rPr>
            <w:rStyle w:val="Hipervnculo"/>
            <w:i/>
            <w:sz w:val="16"/>
            <w:szCs w:val="16"/>
          </w:rPr>
          <w:t>https://nafizshahriar.medium.com/what-is-convolutional-neural-network-cnn-deep-learning-b3921bdd82d5</w:t>
        </w:r>
      </w:hyperlink>
    </w:p>
    <w:p w14:paraId="567F637B" w14:textId="77777777" w:rsidR="00935EE1" w:rsidRPr="00FB31D5" w:rsidRDefault="00935EE1" w:rsidP="00E11F0C">
      <w:pPr>
        <w:rPr>
          <w:szCs w:val="22"/>
        </w:rPr>
      </w:pPr>
    </w:p>
    <w:p w14:paraId="13072095" w14:textId="77777777" w:rsidR="00DD1B78" w:rsidRPr="00DD1B78" w:rsidRDefault="00DD1B78" w:rsidP="00DD1B78">
      <w:pPr>
        <w:rPr>
          <w:szCs w:val="22"/>
          <w:lang w:val="en-US"/>
        </w:rPr>
      </w:pPr>
      <w:r w:rsidRPr="00DD1B78">
        <w:rPr>
          <w:szCs w:val="22"/>
          <w:lang w:val="en-US"/>
        </w:rPr>
        <w:t>The management of a neural network is divided into two important aspects: training and inference. Training is the process by which the network "learns" from a set of labeled input data (dataset). With each new piece of data introduced, the network progressively adjusts its internal parameters, known as weights and biases, with the goal of minimizing a loss function. This adjustment (minimization of the loss function) is achieved by comparing the difference between the network's predictions and the actual values defined by the labels in the training dataset. On the other hand, inference is the process where the trained network is actually put into operation. New input data is fed into the network, and it must make the respective prediction or classification of classes. This is illustrated in Figure 2.</w:t>
      </w:r>
    </w:p>
    <w:p w14:paraId="1379BE63" w14:textId="77777777" w:rsidR="00DD1B78" w:rsidRPr="00DD1B78" w:rsidRDefault="00DD1B78" w:rsidP="00DD1B78">
      <w:pPr>
        <w:rPr>
          <w:szCs w:val="22"/>
          <w:lang w:val="en-US"/>
        </w:rPr>
      </w:pPr>
    </w:p>
    <w:p w14:paraId="3FC9B4C1" w14:textId="595D2537" w:rsidR="00DA7228" w:rsidRPr="00FB31D5" w:rsidRDefault="00DD1B78" w:rsidP="00E11F0C">
      <w:pPr>
        <w:rPr>
          <w:szCs w:val="22"/>
          <w:lang w:val="en-US"/>
        </w:rPr>
      </w:pPr>
      <w:r w:rsidRPr="00DD1B78">
        <w:rPr>
          <w:szCs w:val="22"/>
          <w:lang w:val="en-US"/>
        </w:rPr>
        <w:t>For the implementation of a CNN, there can be two levels: the hardware level and the application level. The former involves the hardware platform running the neural network, while the latter includes only the application level.</w:t>
      </w:r>
    </w:p>
    <w:p w14:paraId="4118B28C" w14:textId="2E08A6C9" w:rsidR="00935EE1" w:rsidRPr="00FB31D5" w:rsidRDefault="00935EE1" w:rsidP="00961C8C">
      <w:pPr>
        <w:jc w:val="center"/>
        <w:rPr>
          <w:szCs w:val="22"/>
          <w:lang w:val="en-US"/>
        </w:rPr>
      </w:pPr>
      <w:r w:rsidRPr="007250FE">
        <w:rPr>
          <w:noProof/>
          <w:lang w:val="en-US" w:eastAsia="en-US"/>
        </w:rPr>
        <w:drawing>
          <wp:inline distT="0" distB="0" distL="0" distR="0" wp14:anchorId="4E58FC53" wp14:editId="46D4DD69">
            <wp:extent cx="5387340" cy="2263140"/>
            <wp:effectExtent l="0" t="0" r="3810" b="3810"/>
            <wp:docPr id="8" name="Imagen 8" descr="AI Inference: Applying Deep Neural Network Training – MITX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 Inference: Applying Deep Neural Network Training – MITXPC"/>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0000"/>
                              </a14:imgEffect>
                            </a14:imgLayer>
                          </a14:imgProps>
                        </a:ext>
                        <a:ext uri="{28A0092B-C50C-407E-A947-70E740481C1C}">
                          <a14:useLocalDpi xmlns:a14="http://schemas.microsoft.com/office/drawing/2010/main" val="0"/>
                        </a:ext>
                      </a:extLst>
                    </a:blip>
                    <a:srcRect/>
                    <a:stretch>
                      <a:fillRect/>
                    </a:stretch>
                  </pic:blipFill>
                  <pic:spPr bwMode="auto">
                    <a:xfrm>
                      <a:off x="0" y="0"/>
                      <a:ext cx="5387340" cy="2263140"/>
                    </a:xfrm>
                    <a:prstGeom prst="rect">
                      <a:avLst/>
                    </a:prstGeom>
                    <a:noFill/>
                    <a:ln>
                      <a:noFill/>
                    </a:ln>
                  </pic:spPr>
                </pic:pic>
              </a:graphicData>
            </a:graphic>
          </wp:inline>
        </w:drawing>
      </w:r>
    </w:p>
    <w:p w14:paraId="1CF34656" w14:textId="77777777" w:rsidR="00622BA3" w:rsidRPr="00FB31D5" w:rsidRDefault="00622BA3" w:rsidP="00961C8C">
      <w:pPr>
        <w:jc w:val="center"/>
        <w:rPr>
          <w:szCs w:val="22"/>
          <w:lang w:val="en-US"/>
        </w:rPr>
      </w:pPr>
    </w:p>
    <w:p w14:paraId="4747D387" w14:textId="77777777" w:rsidR="005B13C3" w:rsidRDefault="005B13C3" w:rsidP="002E290D">
      <w:pPr>
        <w:jc w:val="center"/>
        <w:rPr>
          <w:i/>
          <w:szCs w:val="22"/>
          <w:lang w:val="en-US"/>
        </w:rPr>
      </w:pPr>
      <w:r w:rsidRPr="005B13C3">
        <w:rPr>
          <w:i/>
          <w:szCs w:val="22"/>
          <w:lang w:val="en-US"/>
        </w:rPr>
        <w:t>Figure 2. Training and Inference Processes of an ANN.</w:t>
      </w:r>
    </w:p>
    <w:p w14:paraId="7E51F629" w14:textId="298AB3CB" w:rsidR="00622BA3" w:rsidRPr="00FB31D5" w:rsidRDefault="00935EE1" w:rsidP="002E290D">
      <w:pPr>
        <w:jc w:val="center"/>
        <w:rPr>
          <w:rStyle w:val="Hipervnculo"/>
          <w:i/>
          <w:sz w:val="16"/>
          <w:szCs w:val="16"/>
        </w:rPr>
      </w:pPr>
      <w:r w:rsidRPr="00FB31D5">
        <w:rPr>
          <w:i/>
          <w:sz w:val="16"/>
          <w:szCs w:val="16"/>
        </w:rPr>
        <w:t xml:space="preserve">Fuente: </w:t>
      </w:r>
      <w:hyperlink r:id="rId13" w:history="1">
        <w:r w:rsidRPr="00FB31D5">
          <w:rPr>
            <w:rStyle w:val="Hipervnculo"/>
            <w:i/>
            <w:sz w:val="16"/>
            <w:szCs w:val="16"/>
          </w:rPr>
          <w:t>https://mitxpc.com/pages/ai-inference-applying-deep-neural-network-training</w:t>
        </w:r>
      </w:hyperlink>
    </w:p>
    <w:p w14:paraId="49202CBE" w14:textId="72613F20" w:rsidR="005B13C3" w:rsidRPr="00FB31D5" w:rsidRDefault="005B13C3" w:rsidP="002E290D">
      <w:pPr>
        <w:jc w:val="center"/>
        <w:rPr>
          <w:rStyle w:val="Hipervnculo"/>
          <w:i/>
          <w:sz w:val="16"/>
          <w:szCs w:val="16"/>
        </w:rPr>
      </w:pPr>
    </w:p>
    <w:p w14:paraId="17BFA11E" w14:textId="2D94C45B" w:rsidR="005B13C3" w:rsidRPr="00FB31D5" w:rsidRDefault="005B13C3" w:rsidP="002E290D">
      <w:pPr>
        <w:jc w:val="center"/>
        <w:rPr>
          <w:rStyle w:val="Hipervnculo"/>
          <w:i/>
          <w:sz w:val="16"/>
          <w:szCs w:val="16"/>
        </w:rPr>
      </w:pPr>
    </w:p>
    <w:p w14:paraId="6C6E2B9A" w14:textId="27794B89" w:rsidR="004617B6" w:rsidRPr="004617B6" w:rsidRDefault="004617B6" w:rsidP="004617B6">
      <w:pPr>
        <w:rPr>
          <w:color w:val="000000"/>
          <w:szCs w:val="22"/>
          <w:lang w:val="en-US"/>
        </w:rPr>
      </w:pPr>
      <w:r w:rsidRPr="004617B6">
        <w:rPr>
          <w:color w:val="000000"/>
          <w:szCs w:val="22"/>
          <w:lang w:val="en-US"/>
        </w:rPr>
        <w:lastRenderedPageBreak/>
        <w:t xml:space="preserve">(Moreno, 2019) indicates that in the field of artificial intelligence, there are various development environments, among which Python and </w:t>
      </w:r>
      <w:proofErr w:type="spellStart"/>
      <w:r w:rsidRPr="004617B6">
        <w:rPr>
          <w:color w:val="000000"/>
          <w:szCs w:val="22"/>
          <w:lang w:val="en-US"/>
        </w:rPr>
        <w:t>Matlab</w:t>
      </w:r>
      <w:proofErr w:type="spellEnd"/>
      <w:r w:rsidRPr="004617B6">
        <w:rPr>
          <w:color w:val="000000"/>
          <w:szCs w:val="22"/>
          <w:lang w:val="en-US"/>
        </w:rPr>
        <w:t xml:space="preserve"> stand out. For Python, there are platforms like </w:t>
      </w:r>
      <w:proofErr w:type="spellStart"/>
      <w:r w:rsidRPr="004617B6">
        <w:rPr>
          <w:color w:val="000000"/>
          <w:szCs w:val="22"/>
          <w:lang w:val="en-US"/>
        </w:rPr>
        <w:t>TensorFlow</w:t>
      </w:r>
      <w:proofErr w:type="spellEnd"/>
      <w:r w:rsidRPr="004617B6">
        <w:rPr>
          <w:color w:val="000000"/>
          <w:szCs w:val="22"/>
          <w:lang w:val="en-US"/>
        </w:rPr>
        <w:t xml:space="preserve"> or </w:t>
      </w:r>
      <w:proofErr w:type="spellStart"/>
      <w:r w:rsidRPr="004617B6">
        <w:rPr>
          <w:color w:val="000000"/>
          <w:szCs w:val="22"/>
          <w:lang w:val="en-US"/>
        </w:rPr>
        <w:t>PyTorch</w:t>
      </w:r>
      <w:proofErr w:type="spellEnd"/>
      <w:r w:rsidRPr="004617B6">
        <w:rPr>
          <w:color w:val="000000"/>
          <w:szCs w:val="22"/>
          <w:lang w:val="en-US"/>
        </w:rPr>
        <w:t xml:space="preserve"> that allow for the construction, training, and evaluation of machine learning models through a series of libraries.</w:t>
      </w:r>
    </w:p>
    <w:p w14:paraId="598BABA7" w14:textId="77777777" w:rsidR="004617B6" w:rsidRPr="004617B6" w:rsidRDefault="004617B6" w:rsidP="004617B6">
      <w:pPr>
        <w:rPr>
          <w:color w:val="000000"/>
          <w:szCs w:val="22"/>
          <w:lang w:val="en-US"/>
        </w:rPr>
      </w:pPr>
    </w:p>
    <w:p w14:paraId="5E45177C" w14:textId="77777777" w:rsidR="004617B6" w:rsidRPr="00FB31D5" w:rsidRDefault="004617B6" w:rsidP="004617B6">
      <w:pPr>
        <w:rPr>
          <w:b/>
          <w:color w:val="000000"/>
          <w:szCs w:val="22"/>
          <w:lang w:val="en-US"/>
        </w:rPr>
      </w:pPr>
      <w:r w:rsidRPr="00FB31D5">
        <w:rPr>
          <w:b/>
          <w:color w:val="000000"/>
          <w:szCs w:val="22"/>
          <w:lang w:val="en-US"/>
        </w:rPr>
        <w:t>Reliability of a Convolutional Neural Network</w:t>
      </w:r>
    </w:p>
    <w:p w14:paraId="1BA2C684" w14:textId="77777777" w:rsidR="004617B6" w:rsidRPr="004617B6" w:rsidRDefault="004617B6" w:rsidP="004617B6">
      <w:pPr>
        <w:rPr>
          <w:color w:val="000000"/>
          <w:szCs w:val="22"/>
          <w:lang w:val="en-US"/>
        </w:rPr>
      </w:pPr>
    </w:p>
    <w:p w14:paraId="4EA680F5" w14:textId="77777777" w:rsidR="004617B6" w:rsidRPr="004617B6" w:rsidRDefault="004617B6" w:rsidP="004617B6">
      <w:pPr>
        <w:rPr>
          <w:color w:val="000000"/>
          <w:szCs w:val="22"/>
          <w:lang w:val="en-US"/>
        </w:rPr>
      </w:pPr>
      <w:r w:rsidRPr="004617B6">
        <w:rPr>
          <w:color w:val="000000"/>
          <w:szCs w:val="22"/>
          <w:lang w:val="en-US"/>
        </w:rPr>
        <w:t>Reliability in a neural network refers to the network's ability to produce consistent and accurate results across a wide range of situations and input data associated with the application. For mission-critical applications, this aspect is crucial, as a failure can trigger undesirable adverse effects (Hernández et al., 2022).</w:t>
      </w:r>
    </w:p>
    <w:p w14:paraId="64AE0A06" w14:textId="77777777" w:rsidR="004617B6" w:rsidRPr="004617B6" w:rsidRDefault="004617B6" w:rsidP="004617B6">
      <w:pPr>
        <w:rPr>
          <w:color w:val="000000"/>
          <w:szCs w:val="22"/>
          <w:lang w:val="en-US"/>
        </w:rPr>
      </w:pPr>
    </w:p>
    <w:p w14:paraId="03C36BEA" w14:textId="77777777" w:rsidR="004617B6" w:rsidRPr="004617B6" w:rsidRDefault="004617B6" w:rsidP="004617B6">
      <w:pPr>
        <w:rPr>
          <w:color w:val="000000"/>
          <w:szCs w:val="22"/>
          <w:lang w:val="en-US"/>
        </w:rPr>
      </w:pPr>
      <w:r w:rsidRPr="004617B6">
        <w:rPr>
          <w:color w:val="000000"/>
          <w:szCs w:val="22"/>
          <w:lang w:val="en-US"/>
        </w:rPr>
        <w:t xml:space="preserve">CNNs are inherently deep learning architectures with high resilience due to their generalization capabilities, noise tolerance, and adaptive learning. However, their reliability can be compromised by events such as programming errors, training data errors, overfitting, data preprocessing errors, errors in network architecture, incorrect </w:t>
      </w:r>
      <w:proofErr w:type="spellStart"/>
      <w:r w:rsidRPr="004617B6">
        <w:rPr>
          <w:color w:val="000000"/>
          <w:szCs w:val="22"/>
          <w:lang w:val="en-US"/>
        </w:rPr>
        <w:t>hyperparameters</w:t>
      </w:r>
      <w:proofErr w:type="spellEnd"/>
      <w:r w:rsidRPr="004617B6">
        <w:rPr>
          <w:color w:val="000000"/>
          <w:szCs w:val="22"/>
          <w:lang w:val="en-US"/>
        </w:rPr>
        <w:t>, optimization problems, inadequate hardware requirements, code bugs, hardware errors, malicious attacks, and others.</w:t>
      </w:r>
    </w:p>
    <w:p w14:paraId="7B0F9A6A" w14:textId="77777777" w:rsidR="004617B6" w:rsidRPr="004617B6" w:rsidRDefault="004617B6" w:rsidP="004617B6">
      <w:pPr>
        <w:rPr>
          <w:color w:val="000000"/>
          <w:szCs w:val="22"/>
          <w:lang w:val="en-US"/>
        </w:rPr>
      </w:pPr>
    </w:p>
    <w:p w14:paraId="2C240F67" w14:textId="160D0BF3" w:rsidR="004617B6" w:rsidRDefault="004617B6" w:rsidP="00DA7228">
      <w:pPr>
        <w:rPr>
          <w:color w:val="000000"/>
          <w:szCs w:val="22"/>
          <w:lang w:val="en-US"/>
        </w:rPr>
      </w:pPr>
      <w:r w:rsidRPr="004617B6">
        <w:rPr>
          <w:color w:val="000000"/>
          <w:szCs w:val="22"/>
          <w:lang w:val="en-US"/>
        </w:rPr>
        <w:t>Reliability assessment allows experts and users of these tools to make them more robust against vulnerabilities; however, identifying specific situations that can cause failures is not an easy task. Various approaches and techniques can be used to intentionally inject faults into the network to uncover critical points. In this scenario, the performance of the network subjected to a controlled fault attack is typically evaluated against a fault-free model of the same network, referred to as the "Golden Model," as illustrated in Figure 3. Reliability assessment can also aim at the application level (CNN model independent of technology) and the entire system, which includes both the network model and the hardware platform.</w:t>
      </w:r>
    </w:p>
    <w:p w14:paraId="0D902B4B" w14:textId="77777777" w:rsidR="00152AC7" w:rsidRDefault="00152AC7" w:rsidP="00DA7228">
      <w:pPr>
        <w:rPr>
          <w:color w:val="000000"/>
          <w:szCs w:val="22"/>
          <w:lang w:val="en-US"/>
        </w:rPr>
      </w:pPr>
    </w:p>
    <w:p w14:paraId="10CFFED2" w14:textId="166F71FE" w:rsidR="00696BB2" w:rsidRPr="00FB31D5" w:rsidRDefault="00696BB2" w:rsidP="00DA7228">
      <w:pPr>
        <w:rPr>
          <w:rFonts w:cs="Arial"/>
          <w:bCs/>
          <w:iCs/>
          <w:szCs w:val="22"/>
          <w:lang w:val="en-US"/>
        </w:rPr>
      </w:pPr>
    </w:p>
    <w:p w14:paraId="3A61D170" w14:textId="65EE6A66" w:rsidR="00696BB2" w:rsidRPr="009A48C2" w:rsidRDefault="005B6176" w:rsidP="00121711">
      <w:pPr>
        <w:jc w:val="center"/>
        <w:rPr>
          <w:szCs w:val="22"/>
          <w:lang w:val="en-US"/>
        </w:rPr>
      </w:pPr>
      <w:r w:rsidRPr="00FB31D5">
        <w:rPr>
          <w:rFonts w:ascii="Times New Roman" w:hAnsi="Times New Roman"/>
          <w:snapToGrid w:val="0"/>
          <w:color w:val="000000"/>
          <w:w w:val="0"/>
          <w:sz w:val="0"/>
          <w:szCs w:val="0"/>
          <w:u w:color="000000"/>
          <w:bdr w:val="none" w:sz="0" w:space="0" w:color="000000"/>
          <w:shd w:val="clear" w:color="000000" w:fill="000000"/>
          <w:lang w:val="en-US" w:eastAsia="x-none" w:bidi="x-none"/>
        </w:rPr>
        <w:t xml:space="preserve"> </w:t>
      </w:r>
      <w:r w:rsidRPr="007250FE">
        <w:rPr>
          <w:noProof/>
          <w:szCs w:val="22"/>
          <w:lang w:val="en-US" w:eastAsia="en-US"/>
        </w:rPr>
        <w:drawing>
          <wp:inline distT="0" distB="0" distL="0" distR="0" wp14:anchorId="30CFF26C" wp14:editId="7E6A8DA2">
            <wp:extent cx="5397690" cy="2323575"/>
            <wp:effectExtent l="0" t="0" r="0" b="635"/>
            <wp:docPr id="10" name="Imagen 10" descr="C:\Users\PC\Downloads\¿Cuál es tu idea princip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Cuál es tu idea principal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7003" cy="2327584"/>
                    </a:xfrm>
                    <a:prstGeom prst="rect">
                      <a:avLst/>
                    </a:prstGeom>
                    <a:noFill/>
                    <a:ln>
                      <a:noFill/>
                    </a:ln>
                  </pic:spPr>
                </pic:pic>
              </a:graphicData>
            </a:graphic>
          </wp:inline>
        </w:drawing>
      </w:r>
    </w:p>
    <w:p w14:paraId="567891D2" w14:textId="77777777" w:rsidR="00696BB2" w:rsidRPr="00FB31D5" w:rsidRDefault="00696BB2" w:rsidP="00BE074E">
      <w:pPr>
        <w:rPr>
          <w:i/>
          <w:szCs w:val="22"/>
          <w:lang w:val="en-US"/>
        </w:rPr>
      </w:pPr>
    </w:p>
    <w:p w14:paraId="3E671FC2" w14:textId="77777777" w:rsidR="00152AC7" w:rsidRDefault="004617B6" w:rsidP="00FB31D5">
      <w:pPr>
        <w:jc w:val="center"/>
        <w:rPr>
          <w:i/>
          <w:szCs w:val="22"/>
          <w:lang w:val="en-US"/>
        </w:rPr>
      </w:pPr>
      <w:r w:rsidRPr="004617B6">
        <w:rPr>
          <w:i/>
          <w:szCs w:val="22"/>
          <w:lang w:val="en-US"/>
        </w:rPr>
        <w:t>Figure 3. Fault Injection and Reliability Assessment Scheme.</w:t>
      </w:r>
    </w:p>
    <w:p w14:paraId="716A484C" w14:textId="77777777" w:rsidR="00152AC7" w:rsidRDefault="00152AC7" w:rsidP="00FB31D5">
      <w:pPr>
        <w:jc w:val="center"/>
        <w:rPr>
          <w:i/>
          <w:szCs w:val="22"/>
          <w:lang w:val="en-US"/>
        </w:rPr>
      </w:pPr>
    </w:p>
    <w:p w14:paraId="4BD06DB1" w14:textId="77777777" w:rsidR="00152AC7" w:rsidRDefault="00152AC7" w:rsidP="00FB31D5">
      <w:pPr>
        <w:jc w:val="center"/>
        <w:rPr>
          <w:i/>
          <w:szCs w:val="22"/>
          <w:lang w:val="en-US"/>
        </w:rPr>
      </w:pPr>
    </w:p>
    <w:p w14:paraId="4C74DD7D" w14:textId="77777777" w:rsidR="00696BB2" w:rsidRPr="00FB31D5" w:rsidRDefault="00696BB2" w:rsidP="00FB31D5">
      <w:pPr>
        <w:jc w:val="center"/>
        <w:rPr>
          <w:szCs w:val="22"/>
          <w:lang w:val="en-US"/>
        </w:rPr>
      </w:pPr>
    </w:p>
    <w:p w14:paraId="160535E3" w14:textId="77777777" w:rsidR="00152AC7" w:rsidRPr="00FB31D5" w:rsidRDefault="00152AC7" w:rsidP="00FB31D5">
      <w:pPr>
        <w:rPr>
          <w:szCs w:val="22"/>
          <w:lang w:val="en-US"/>
        </w:rPr>
      </w:pPr>
      <w:r w:rsidRPr="00FB31D5">
        <w:rPr>
          <w:szCs w:val="22"/>
          <w:lang w:val="en-US"/>
        </w:rPr>
        <w:lastRenderedPageBreak/>
        <w:t>One technique for evaluating the reliability of a system is fault injection. In the context of Convolutional Neural Networks (CNNs), this involves deliberately introducing errors, noise, or unusual conditions into the input, model, or training process to assess how the CNN responds to these situations. These tests help identify vulnerabilities, improve robustness, and better understand the behavior of the CNN under adverse conditions. Examples of fault injection in CNNs include introducing noise into input data, perturbations in weights, removal of layers or nodes, altering architecture, adversarial attacks, data rotation or translation, disrupting network connectivity, and simulating lighting and environmental conditions.</w:t>
      </w:r>
    </w:p>
    <w:p w14:paraId="60F10A3F" w14:textId="77777777" w:rsidR="00152AC7" w:rsidRPr="00FB31D5" w:rsidRDefault="00152AC7" w:rsidP="00FB31D5">
      <w:pPr>
        <w:rPr>
          <w:szCs w:val="22"/>
          <w:lang w:val="en-US"/>
        </w:rPr>
      </w:pPr>
    </w:p>
    <w:p w14:paraId="1A23095A" w14:textId="77777777" w:rsidR="00152AC7" w:rsidRPr="00FB31D5" w:rsidRDefault="00152AC7" w:rsidP="00FB31D5">
      <w:pPr>
        <w:rPr>
          <w:szCs w:val="22"/>
          <w:lang w:val="en-US"/>
        </w:rPr>
      </w:pPr>
      <w:r w:rsidRPr="00FB31D5">
        <w:rPr>
          <w:szCs w:val="22"/>
          <w:lang w:val="en-US"/>
        </w:rPr>
        <w:t>The literature shows that different types of CNN architectures have been proposed to address various needs. These architectures have considered variations such as input image size, type of operations, number of layers, type of activation functions, data representation, among others. For example, (</w:t>
      </w:r>
      <w:proofErr w:type="spellStart"/>
      <w:r w:rsidRPr="00FB31D5">
        <w:rPr>
          <w:szCs w:val="22"/>
          <w:lang w:val="en-US"/>
        </w:rPr>
        <w:t>Bengio</w:t>
      </w:r>
      <w:proofErr w:type="spellEnd"/>
      <w:r w:rsidRPr="00FB31D5">
        <w:rPr>
          <w:szCs w:val="22"/>
          <w:lang w:val="en-US"/>
        </w:rPr>
        <w:t xml:space="preserve"> &amp; </w:t>
      </w:r>
      <w:proofErr w:type="spellStart"/>
      <w:r w:rsidRPr="00FB31D5">
        <w:rPr>
          <w:szCs w:val="22"/>
          <w:lang w:val="en-US"/>
        </w:rPr>
        <w:t>Haffner</w:t>
      </w:r>
      <w:proofErr w:type="spellEnd"/>
      <w:r w:rsidRPr="00FB31D5">
        <w:rPr>
          <w:szCs w:val="22"/>
          <w:lang w:val="en-US"/>
        </w:rPr>
        <w:t>, 1998) proposed a CNN architecture called LeNet-5, which, for processing 32x32 pixel images, included seven layers, not counting the input layer, each containing trainable parameters called weights and biases. In (</w:t>
      </w:r>
      <w:proofErr w:type="spellStart"/>
      <w:r w:rsidRPr="00FB31D5">
        <w:rPr>
          <w:szCs w:val="22"/>
          <w:lang w:val="en-US"/>
        </w:rPr>
        <w:t>Krizhevsky</w:t>
      </w:r>
      <w:proofErr w:type="spellEnd"/>
      <w:r w:rsidRPr="00FB31D5">
        <w:rPr>
          <w:szCs w:val="22"/>
          <w:lang w:val="en-US"/>
        </w:rPr>
        <w:t xml:space="preserve"> et al., 2017), another network model called </w:t>
      </w:r>
      <w:proofErr w:type="spellStart"/>
      <w:r w:rsidRPr="00FB31D5">
        <w:rPr>
          <w:szCs w:val="22"/>
          <w:lang w:val="en-US"/>
        </w:rPr>
        <w:t>AlexNet</w:t>
      </w:r>
      <w:proofErr w:type="spellEnd"/>
      <w:r w:rsidRPr="00FB31D5">
        <w:rPr>
          <w:szCs w:val="22"/>
          <w:lang w:val="en-US"/>
        </w:rPr>
        <w:t xml:space="preserve"> was proposed, which processes 224x224 images through an architecture of five convolutional layers and three fully connected layers. The output of the last fully connected layer feeds into a </w:t>
      </w:r>
      <w:proofErr w:type="spellStart"/>
      <w:r w:rsidRPr="00FB31D5">
        <w:rPr>
          <w:szCs w:val="22"/>
          <w:lang w:val="en-US"/>
        </w:rPr>
        <w:t>softmax</w:t>
      </w:r>
      <w:proofErr w:type="spellEnd"/>
      <w:r w:rsidRPr="00FB31D5">
        <w:rPr>
          <w:szCs w:val="22"/>
          <w:lang w:val="en-US"/>
        </w:rPr>
        <w:t xml:space="preserve"> classifier with 1000 outputs, producing a distribution over the same number of class labels. Some CNN architectures have proposed including an extensive number of convolutional layers, such as VGG16 and VGG19, where the number represents the model's depth (</w:t>
      </w:r>
      <w:proofErr w:type="spellStart"/>
      <w:r w:rsidRPr="00FB31D5">
        <w:rPr>
          <w:szCs w:val="22"/>
          <w:lang w:val="en-US"/>
        </w:rPr>
        <w:t>Renza</w:t>
      </w:r>
      <w:proofErr w:type="spellEnd"/>
      <w:r w:rsidRPr="00FB31D5">
        <w:rPr>
          <w:szCs w:val="22"/>
          <w:lang w:val="en-US"/>
        </w:rPr>
        <w:t xml:space="preserve"> Torres &amp; Ballesteros, 2023), aiming to improve feature extraction and accuracy. On the other hand, other initiatives like the </w:t>
      </w:r>
      <w:proofErr w:type="spellStart"/>
      <w:r w:rsidRPr="00FB31D5">
        <w:rPr>
          <w:szCs w:val="22"/>
          <w:lang w:val="en-US"/>
        </w:rPr>
        <w:t>MobileNet</w:t>
      </w:r>
      <w:proofErr w:type="spellEnd"/>
      <w:r w:rsidRPr="00FB31D5">
        <w:rPr>
          <w:szCs w:val="22"/>
          <w:lang w:val="en-US"/>
        </w:rPr>
        <w:t xml:space="preserve"> model presented in (Howard et al., 2017) have proposed performance improvements based on less extensive and computationally less intensive architectures.</w:t>
      </w:r>
    </w:p>
    <w:p w14:paraId="4D2A7BD7" w14:textId="77777777" w:rsidR="00152AC7" w:rsidRPr="00FB31D5" w:rsidRDefault="00152AC7" w:rsidP="00FB31D5">
      <w:pPr>
        <w:rPr>
          <w:szCs w:val="22"/>
          <w:lang w:val="en-US"/>
        </w:rPr>
      </w:pPr>
    </w:p>
    <w:p w14:paraId="71DDBF25" w14:textId="77777777" w:rsidR="00152AC7" w:rsidRPr="00FB31D5" w:rsidRDefault="00152AC7" w:rsidP="00FB31D5">
      <w:pPr>
        <w:rPr>
          <w:szCs w:val="22"/>
          <w:lang w:val="en-US"/>
        </w:rPr>
      </w:pPr>
      <w:r w:rsidRPr="00FB31D5">
        <w:rPr>
          <w:szCs w:val="22"/>
          <w:lang w:val="en-US"/>
        </w:rPr>
        <w:t>Other approaches have sought to optimize performance and reduce the size of some CNN architectures by applying techniques such as eliminating less significant neurons and/or quantizing weights and biases. In (</w:t>
      </w:r>
      <w:proofErr w:type="spellStart"/>
      <w:r w:rsidRPr="00FB31D5">
        <w:rPr>
          <w:szCs w:val="22"/>
          <w:lang w:val="en-US"/>
        </w:rPr>
        <w:t>Molchanov</w:t>
      </w:r>
      <w:proofErr w:type="spellEnd"/>
      <w:r w:rsidRPr="00FB31D5">
        <w:rPr>
          <w:szCs w:val="22"/>
          <w:lang w:val="en-US"/>
        </w:rPr>
        <w:t xml:space="preserve"> et al., 2017) and (Sarkar, 2020), a method for optimizing CNNs called pruning is proposed. Pruning is a technique that involves identifying and removing unnecessary connections in a neural network to simplify it. (</w:t>
      </w:r>
      <w:proofErr w:type="spellStart"/>
      <w:r w:rsidRPr="00FB31D5">
        <w:rPr>
          <w:szCs w:val="22"/>
          <w:lang w:val="en-US"/>
        </w:rPr>
        <w:t>Molchanov</w:t>
      </w:r>
      <w:proofErr w:type="spellEnd"/>
      <w:r w:rsidRPr="00FB31D5">
        <w:rPr>
          <w:szCs w:val="22"/>
          <w:lang w:val="en-US"/>
        </w:rPr>
        <w:t xml:space="preserve"> et al., 2017) focused on the concept of transfer learning to adapt previously trained networks to specialized tasks and reduce resource usage such as memory. (Sarkar, 2020) proposed a new CNN pruning technique based on incremental pruning, achieving higher accuracy with fewer prior trainings, leading to reduced times compared to other techniques studied previously.</w:t>
      </w:r>
    </w:p>
    <w:p w14:paraId="62FAD8B0" w14:textId="77777777" w:rsidR="00152AC7" w:rsidRPr="00FB31D5" w:rsidRDefault="00152AC7" w:rsidP="00FB31D5">
      <w:pPr>
        <w:rPr>
          <w:szCs w:val="22"/>
          <w:lang w:val="en-US"/>
        </w:rPr>
      </w:pPr>
    </w:p>
    <w:p w14:paraId="4C57C7A8" w14:textId="77777777" w:rsidR="00152AC7" w:rsidRPr="00FB31D5" w:rsidRDefault="00152AC7" w:rsidP="00FB31D5">
      <w:pPr>
        <w:rPr>
          <w:szCs w:val="22"/>
          <w:lang w:val="en-US"/>
        </w:rPr>
      </w:pPr>
      <w:r w:rsidRPr="00FB31D5">
        <w:rPr>
          <w:szCs w:val="22"/>
          <w:lang w:val="en-US"/>
        </w:rPr>
        <w:t xml:space="preserve">Considering that this project aims to address the evaluation of CNN reliability at the application level, it is important to determine the aspects related to this topic when considering the development environment. In (Kaur &amp; </w:t>
      </w:r>
      <w:proofErr w:type="spellStart"/>
      <w:r w:rsidRPr="00FB31D5">
        <w:rPr>
          <w:szCs w:val="22"/>
          <w:lang w:val="en-US"/>
        </w:rPr>
        <w:t>Bahl</w:t>
      </w:r>
      <w:proofErr w:type="spellEnd"/>
      <w:r w:rsidRPr="00FB31D5">
        <w:rPr>
          <w:szCs w:val="22"/>
          <w:lang w:val="en-US"/>
        </w:rPr>
        <w:t>, 2014), an overview of reliability is provided, considering the differences between software and hardware. For software, it should be noted that its complexity tends to be high due to its intangible and abstract nature, making its verification and validation challenging. Similarly, (</w:t>
      </w:r>
      <w:proofErr w:type="spellStart"/>
      <w:r w:rsidRPr="00FB31D5">
        <w:rPr>
          <w:szCs w:val="22"/>
          <w:lang w:val="en-US"/>
        </w:rPr>
        <w:t>Bengio</w:t>
      </w:r>
      <w:proofErr w:type="spellEnd"/>
      <w:r w:rsidRPr="00FB31D5">
        <w:rPr>
          <w:szCs w:val="22"/>
          <w:lang w:val="en-US"/>
        </w:rPr>
        <w:t xml:space="preserve"> &amp; </w:t>
      </w:r>
      <w:proofErr w:type="spellStart"/>
      <w:r w:rsidRPr="00FB31D5">
        <w:rPr>
          <w:szCs w:val="22"/>
          <w:lang w:val="en-US"/>
        </w:rPr>
        <w:t>Haffner</w:t>
      </w:r>
      <w:proofErr w:type="spellEnd"/>
      <w:r w:rsidRPr="00FB31D5">
        <w:rPr>
          <w:szCs w:val="22"/>
          <w:lang w:val="en-US"/>
        </w:rPr>
        <w:t>, 1998) presents two approaches for thoroughly evaluating software reliability: the first is based on testing plan evaluation, ensuring that the system contains the specified functionality, while the second is based on evaluating the number of errors and the rate of detection and correction.</w:t>
      </w:r>
    </w:p>
    <w:p w14:paraId="5E934B33" w14:textId="77777777" w:rsidR="00152AC7" w:rsidRPr="00FB31D5" w:rsidRDefault="00152AC7" w:rsidP="00FB31D5">
      <w:pPr>
        <w:rPr>
          <w:szCs w:val="22"/>
          <w:lang w:val="en-US"/>
        </w:rPr>
      </w:pPr>
    </w:p>
    <w:p w14:paraId="53B8D531" w14:textId="7743F361" w:rsidR="00152AC7" w:rsidRPr="00FB31D5" w:rsidRDefault="00152AC7" w:rsidP="00FB31D5">
      <w:pPr>
        <w:rPr>
          <w:szCs w:val="22"/>
          <w:lang w:val="en-US"/>
        </w:rPr>
      </w:pPr>
      <w:r w:rsidRPr="00FB31D5">
        <w:rPr>
          <w:szCs w:val="22"/>
          <w:lang w:val="en-US"/>
        </w:rPr>
        <w:lastRenderedPageBreak/>
        <w:t xml:space="preserve">In the Group of Research in Robotics and Industrial Automation (GIRA) at the </w:t>
      </w:r>
      <w:r>
        <w:rPr>
          <w:szCs w:val="22"/>
          <w:lang w:val="en-US"/>
        </w:rPr>
        <w:t xml:space="preserve">Universidad </w:t>
      </w:r>
      <w:proofErr w:type="spellStart"/>
      <w:r>
        <w:rPr>
          <w:szCs w:val="22"/>
          <w:lang w:val="en-US"/>
        </w:rPr>
        <w:t>Pegadógica</w:t>
      </w:r>
      <w:proofErr w:type="spellEnd"/>
      <w:r>
        <w:rPr>
          <w:szCs w:val="22"/>
          <w:lang w:val="en-US"/>
        </w:rPr>
        <w:t xml:space="preserve"> y </w:t>
      </w:r>
      <w:proofErr w:type="spellStart"/>
      <w:r>
        <w:rPr>
          <w:szCs w:val="22"/>
          <w:lang w:val="en-US"/>
        </w:rPr>
        <w:t>Tecnológica</w:t>
      </w:r>
      <w:proofErr w:type="spellEnd"/>
      <w:r>
        <w:rPr>
          <w:szCs w:val="22"/>
          <w:lang w:val="en-US"/>
        </w:rPr>
        <w:t xml:space="preserve"> de Colombia</w:t>
      </w:r>
      <w:r w:rsidRPr="00FB31D5">
        <w:rPr>
          <w:szCs w:val="22"/>
          <w:lang w:val="en-US"/>
        </w:rPr>
        <w:t xml:space="preserve"> (UPTC), various projects have been developed aimed at addressing new trends in artificial intelligence, based on areas such as system design and testing, robotics, advanced digital design, biotechnology, and hardware accelerators. In this context, this work is framed within the projects "Development of a Mobile Robotic Platform Based on FPGA for Teaching Robotics and Embedded Systems" (SGI 2847) and "Reliability Assessment of Deep Neural Networks Implemented in Parallelized Hardware Platforms". The latter project is being executed by Engineer Luis Ariel Mesa, and it aims to support its execution through the evaluation of the reliability of a Convolutional Neural Network implemented at a high level. In this sense, the project will address only the application level of the neural network, using a development environment such as Python or </w:t>
      </w:r>
      <w:proofErr w:type="spellStart"/>
      <w:r w:rsidRPr="00FB31D5">
        <w:rPr>
          <w:szCs w:val="22"/>
          <w:lang w:val="en-US"/>
        </w:rPr>
        <w:t>Matlab</w:t>
      </w:r>
      <w:proofErr w:type="spellEnd"/>
      <w:r w:rsidRPr="00FB31D5">
        <w:rPr>
          <w:szCs w:val="22"/>
          <w:lang w:val="en-US"/>
        </w:rPr>
        <w:t>.</w:t>
      </w:r>
    </w:p>
    <w:p w14:paraId="23B82B66" w14:textId="77777777" w:rsidR="00935EE1" w:rsidRPr="00FB31D5" w:rsidRDefault="00935EE1" w:rsidP="00E11F0C">
      <w:pPr>
        <w:rPr>
          <w:rFonts w:cs="Arial"/>
          <w:bCs/>
          <w:iCs/>
          <w:szCs w:val="22"/>
          <w:lang w:val="en-US"/>
        </w:rPr>
      </w:pPr>
    </w:p>
    <w:p w14:paraId="6B659CE0" w14:textId="77777777" w:rsidR="00935EE1" w:rsidRPr="00FB31D5" w:rsidRDefault="00935EE1" w:rsidP="00E11F0C">
      <w:pPr>
        <w:rPr>
          <w:rFonts w:cs="Arial"/>
          <w:b/>
          <w:iCs/>
          <w:color w:val="FF0000"/>
          <w:szCs w:val="22"/>
          <w:lang w:val="en-US"/>
        </w:rPr>
      </w:pPr>
    </w:p>
    <w:p w14:paraId="34403FC0" w14:textId="0CB8239D" w:rsidR="00935EE1" w:rsidRPr="00FB31D5" w:rsidRDefault="00A07CB3" w:rsidP="002C7C2D">
      <w:pPr>
        <w:pStyle w:val="Prrafodelista"/>
        <w:numPr>
          <w:ilvl w:val="1"/>
          <w:numId w:val="3"/>
        </w:numPr>
        <w:rPr>
          <w:rFonts w:cs="Arial"/>
          <w:bCs/>
          <w:iCs/>
          <w:szCs w:val="22"/>
          <w:lang w:val="en-US"/>
        </w:rPr>
      </w:pPr>
      <w:r>
        <w:rPr>
          <w:rFonts w:cs="Arial"/>
          <w:b/>
          <w:iCs/>
          <w:szCs w:val="22"/>
          <w:lang w:val="en-US"/>
        </w:rPr>
        <w:t>State of art</w:t>
      </w:r>
    </w:p>
    <w:p w14:paraId="1FDA84B0" w14:textId="77777777" w:rsidR="00935EE1" w:rsidRPr="00FB31D5" w:rsidRDefault="00935EE1" w:rsidP="00986B97">
      <w:pPr>
        <w:rPr>
          <w:rFonts w:cs="Arial"/>
          <w:bCs/>
          <w:iCs/>
          <w:szCs w:val="22"/>
          <w:lang w:val="en-US"/>
        </w:rPr>
      </w:pPr>
    </w:p>
    <w:p w14:paraId="1E012A3F" w14:textId="54548188" w:rsidR="002F5BA6" w:rsidRPr="00FB31D5" w:rsidRDefault="00A07CB3" w:rsidP="00BA6AD5">
      <w:pPr>
        <w:rPr>
          <w:rFonts w:eastAsiaTheme="minorHAnsi" w:cs="Arial"/>
          <w:szCs w:val="22"/>
          <w:lang w:val="en-US" w:eastAsia="en-US"/>
        </w:rPr>
      </w:pPr>
      <w:r w:rsidRPr="00A07CB3">
        <w:rPr>
          <w:rFonts w:cs="Arial"/>
          <w:bCs/>
          <w:iCs/>
          <w:szCs w:val="22"/>
          <w:lang w:val="en-US"/>
        </w:rPr>
        <w:t>One technique for evaluating reliability is fault injection, which involves intentionally introducing errors into the system to observe its behavior in response to these perturbations and to identify and quantify failure modes that are not detectable through traditional testing. In (</w:t>
      </w:r>
      <w:proofErr w:type="spellStart"/>
      <w:r w:rsidRPr="00A07CB3">
        <w:rPr>
          <w:rFonts w:cs="Arial"/>
          <w:bCs/>
          <w:iCs/>
          <w:szCs w:val="22"/>
          <w:lang w:val="en-US"/>
        </w:rPr>
        <w:t>Ruospo</w:t>
      </w:r>
      <w:proofErr w:type="spellEnd"/>
      <w:r w:rsidRPr="00A07CB3">
        <w:rPr>
          <w:rFonts w:cs="Arial"/>
          <w:bCs/>
          <w:iCs/>
          <w:szCs w:val="22"/>
          <w:lang w:val="en-US"/>
        </w:rPr>
        <w:t xml:space="preserve"> et al., 2020) and (</w:t>
      </w:r>
      <w:proofErr w:type="spellStart"/>
      <w:r w:rsidRPr="00A07CB3">
        <w:rPr>
          <w:rFonts w:cs="Arial"/>
          <w:bCs/>
          <w:iCs/>
          <w:szCs w:val="22"/>
          <w:lang w:val="en-US"/>
        </w:rPr>
        <w:t>Ruospo</w:t>
      </w:r>
      <w:proofErr w:type="spellEnd"/>
      <w:r w:rsidRPr="00A07CB3">
        <w:rPr>
          <w:rFonts w:cs="Arial"/>
          <w:bCs/>
          <w:iCs/>
          <w:szCs w:val="22"/>
          <w:lang w:val="en-US"/>
        </w:rPr>
        <w:t xml:space="preserve"> et al., 2021), fault injection studies are conducted on CNNs using software with two types of data representation for weights: floating-point and fixed-point. One of their main objectives is to identify the optimal combination of data type, bit reduction, and reliability. The results of these studies indicate that, for a CNN, using fixed-point data provides the best balance between memory usage and reliability. Figure 4 shows a general overview of the fault injection procedure conducted by (</w:t>
      </w:r>
      <w:proofErr w:type="spellStart"/>
      <w:r w:rsidRPr="00A07CB3">
        <w:rPr>
          <w:rFonts w:cs="Arial"/>
          <w:bCs/>
          <w:iCs/>
          <w:szCs w:val="22"/>
          <w:lang w:val="en-US"/>
        </w:rPr>
        <w:t>Ruospo</w:t>
      </w:r>
      <w:proofErr w:type="spellEnd"/>
      <w:r w:rsidRPr="00A07CB3">
        <w:rPr>
          <w:rFonts w:cs="Arial"/>
          <w:bCs/>
          <w:iCs/>
          <w:szCs w:val="22"/>
          <w:lang w:val="en-US"/>
        </w:rPr>
        <w:t xml:space="preserve"> et al., 2021).</w:t>
      </w:r>
    </w:p>
    <w:p w14:paraId="4A54A07C" w14:textId="6877AFEE" w:rsidR="00A64AC9" w:rsidRPr="00FB31D5" w:rsidRDefault="00A64AC9" w:rsidP="00A64AC9">
      <w:pPr>
        <w:rPr>
          <w:szCs w:val="22"/>
          <w:lang w:val="en-US"/>
        </w:rPr>
      </w:pPr>
    </w:p>
    <w:p w14:paraId="2B9D8020" w14:textId="651C09F6" w:rsidR="00A64AC9" w:rsidRDefault="00A64AC9" w:rsidP="00A64AC9">
      <w:pPr>
        <w:rPr>
          <w:szCs w:val="22"/>
          <w:lang w:val="en-US"/>
        </w:rPr>
      </w:pPr>
      <w:r w:rsidRPr="007250FE">
        <w:rPr>
          <w:noProof/>
          <w:lang w:val="en-US" w:eastAsia="en-US"/>
        </w:rPr>
        <w:drawing>
          <wp:inline distT="0" distB="0" distL="0" distR="0" wp14:anchorId="2741A617" wp14:editId="1C8D8F55">
            <wp:extent cx="5379720" cy="2849880"/>
            <wp:effectExtent l="0" t="0" r="0" b="7620"/>
            <wp:docPr id="11" name="Imagen 11" descr="Investigating data representation for efficient and reliable Convolutional  Neural Network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vestigating data representation for efficient and reliable Convolutional  Neural Networks - ScienceDi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9720" cy="2849880"/>
                    </a:xfrm>
                    <a:prstGeom prst="rect">
                      <a:avLst/>
                    </a:prstGeom>
                    <a:noFill/>
                    <a:ln>
                      <a:noFill/>
                    </a:ln>
                  </pic:spPr>
                </pic:pic>
              </a:graphicData>
            </a:graphic>
          </wp:inline>
        </w:drawing>
      </w:r>
    </w:p>
    <w:p w14:paraId="0264C228" w14:textId="48FA110D" w:rsidR="00A07CB3" w:rsidRPr="00A07CB3" w:rsidRDefault="00A07CB3" w:rsidP="00FB31D5">
      <w:pPr>
        <w:pStyle w:val="NormalWeb"/>
        <w:spacing w:before="240" w:beforeAutospacing="0" w:after="240" w:afterAutospacing="0"/>
        <w:jc w:val="center"/>
        <w:rPr>
          <w:rFonts w:ascii="Arial" w:eastAsiaTheme="minorHAnsi" w:hAnsi="Arial" w:cs="Arial"/>
          <w:i/>
          <w:sz w:val="22"/>
          <w:szCs w:val="22"/>
          <w:lang w:val="en-US" w:eastAsia="en-US"/>
        </w:rPr>
      </w:pPr>
      <w:r w:rsidRPr="00A07CB3">
        <w:rPr>
          <w:rFonts w:eastAsiaTheme="minorHAnsi" w:cs="Arial"/>
          <w:i/>
          <w:szCs w:val="22"/>
          <w:lang w:val="en-US" w:eastAsia="en-US"/>
        </w:rPr>
        <w:t>Figure 4. Fault Injection Scenario Proposed in the Work of (</w:t>
      </w:r>
      <w:proofErr w:type="spellStart"/>
      <w:r w:rsidRPr="00A07CB3">
        <w:rPr>
          <w:rFonts w:eastAsiaTheme="minorHAnsi" w:cs="Arial"/>
          <w:i/>
          <w:szCs w:val="22"/>
          <w:lang w:val="en-US" w:eastAsia="en-US"/>
        </w:rPr>
        <w:t>Ruospo</w:t>
      </w:r>
      <w:proofErr w:type="spellEnd"/>
      <w:r w:rsidRPr="00A07CB3">
        <w:rPr>
          <w:rFonts w:eastAsiaTheme="minorHAnsi" w:cs="Arial"/>
          <w:i/>
          <w:szCs w:val="22"/>
          <w:lang w:val="en-US" w:eastAsia="en-US"/>
        </w:rPr>
        <w:t xml:space="preserve"> et al., 2021)</w:t>
      </w:r>
    </w:p>
    <w:p w14:paraId="37B45042" w14:textId="1B77C3ED" w:rsidR="00A07CB3" w:rsidRPr="00A07CB3" w:rsidRDefault="00A07CB3" w:rsidP="00CD4BC6">
      <w:pPr>
        <w:pStyle w:val="NormalWeb"/>
        <w:spacing w:before="240" w:beforeAutospacing="0" w:after="240" w:afterAutospacing="0"/>
        <w:jc w:val="both"/>
        <w:rPr>
          <w:rFonts w:ascii="Arial" w:eastAsiaTheme="minorHAnsi" w:hAnsi="Arial" w:cs="Arial"/>
          <w:i/>
          <w:sz w:val="22"/>
          <w:szCs w:val="22"/>
          <w:lang w:val="en-US" w:eastAsia="en-US"/>
        </w:rPr>
      </w:pPr>
    </w:p>
    <w:p w14:paraId="00B61A4F" w14:textId="2178D968" w:rsidR="00A07CB3" w:rsidRPr="00FB31D5" w:rsidRDefault="00A07CB3">
      <w:pPr>
        <w:rPr>
          <w:rFonts w:eastAsiaTheme="minorHAnsi" w:cs="Arial"/>
          <w:i/>
          <w:szCs w:val="22"/>
          <w:lang w:val="en-US" w:eastAsia="en-US"/>
        </w:rPr>
      </w:pPr>
    </w:p>
    <w:p w14:paraId="43554F84" w14:textId="77777777" w:rsidR="00A07CB3" w:rsidRPr="00A07CB3" w:rsidRDefault="00A07CB3" w:rsidP="00A07CB3">
      <w:pPr>
        <w:rPr>
          <w:rFonts w:cs="Arial"/>
          <w:color w:val="000000"/>
          <w:szCs w:val="22"/>
          <w:lang w:val="en-US" w:eastAsia="es-CO"/>
        </w:rPr>
      </w:pPr>
      <w:r w:rsidRPr="00A07CB3">
        <w:rPr>
          <w:rFonts w:cs="Arial"/>
          <w:color w:val="000000"/>
          <w:szCs w:val="22"/>
          <w:lang w:val="en-US" w:eastAsia="es-CO"/>
        </w:rPr>
        <w:lastRenderedPageBreak/>
        <w:t xml:space="preserve">In the literature, some tools are available for evaluating the reliability of CNNs implemented in high-level languages like Python, which emulate hardware and software faults. These tools are based on injecting errors into machine learning models to detect potential vulnerabilities. Fault injection can be performed before or during the inference process, specifically in the learning operators. Some of the tools used for this purpose include </w:t>
      </w:r>
      <w:proofErr w:type="spellStart"/>
      <w:r w:rsidRPr="00A07CB3">
        <w:rPr>
          <w:rFonts w:cs="Arial"/>
          <w:color w:val="000000"/>
          <w:szCs w:val="22"/>
          <w:lang w:val="en-US" w:eastAsia="es-CO"/>
        </w:rPr>
        <w:t>TensorFI</w:t>
      </w:r>
      <w:proofErr w:type="spellEnd"/>
      <w:r w:rsidRPr="00A07CB3">
        <w:rPr>
          <w:rFonts w:cs="Arial"/>
          <w:color w:val="000000"/>
          <w:szCs w:val="22"/>
          <w:lang w:val="en-US" w:eastAsia="es-CO"/>
        </w:rPr>
        <w:t xml:space="preserve">, </w:t>
      </w:r>
      <w:proofErr w:type="spellStart"/>
      <w:r w:rsidRPr="00A07CB3">
        <w:rPr>
          <w:rFonts w:cs="Arial"/>
          <w:color w:val="000000"/>
          <w:szCs w:val="22"/>
          <w:lang w:val="en-US" w:eastAsia="es-CO"/>
        </w:rPr>
        <w:t>PyTorchFI</w:t>
      </w:r>
      <w:proofErr w:type="spellEnd"/>
      <w:r w:rsidRPr="00A07CB3">
        <w:rPr>
          <w:rFonts w:cs="Arial"/>
          <w:color w:val="000000"/>
          <w:szCs w:val="22"/>
          <w:lang w:val="en-US" w:eastAsia="es-CO"/>
        </w:rPr>
        <w:t>, ARES, and Fidelity.</w:t>
      </w:r>
    </w:p>
    <w:p w14:paraId="3AD85671" w14:textId="77777777" w:rsidR="00A07CB3" w:rsidRPr="00A07CB3" w:rsidRDefault="00A07CB3" w:rsidP="00A07CB3">
      <w:pPr>
        <w:rPr>
          <w:rFonts w:cs="Arial"/>
          <w:color w:val="000000"/>
          <w:szCs w:val="22"/>
          <w:lang w:val="en-US" w:eastAsia="es-CO"/>
        </w:rPr>
      </w:pPr>
    </w:p>
    <w:p w14:paraId="74CB18DA" w14:textId="1BB108A0" w:rsidR="00A07CB3" w:rsidRPr="00A07CB3" w:rsidRDefault="00A07CB3" w:rsidP="00A07CB3">
      <w:pPr>
        <w:rPr>
          <w:rFonts w:cs="Arial"/>
          <w:color w:val="000000"/>
          <w:szCs w:val="22"/>
          <w:lang w:val="en-US" w:eastAsia="es-CO"/>
        </w:rPr>
      </w:pPr>
      <w:proofErr w:type="spellStart"/>
      <w:r w:rsidRPr="00A07CB3">
        <w:rPr>
          <w:rFonts w:cs="Arial"/>
          <w:color w:val="000000"/>
          <w:szCs w:val="22"/>
          <w:lang w:val="en-US" w:eastAsia="es-CO"/>
        </w:rPr>
        <w:t>TensorFI</w:t>
      </w:r>
      <w:proofErr w:type="spellEnd"/>
      <w:r w:rsidRPr="00A07CB3">
        <w:rPr>
          <w:rFonts w:cs="Arial"/>
          <w:color w:val="000000"/>
          <w:szCs w:val="22"/>
          <w:lang w:val="en-US" w:eastAsia="es-CO"/>
        </w:rPr>
        <w:t xml:space="preserve"> is a highly configurable fault injection (FI) tool characterized by its flexibility, ease of use, and portability. This tool integrates easily with </w:t>
      </w:r>
      <w:proofErr w:type="spellStart"/>
      <w:r w:rsidRPr="00A07CB3">
        <w:rPr>
          <w:rFonts w:cs="Arial"/>
          <w:color w:val="000000"/>
          <w:szCs w:val="22"/>
          <w:lang w:val="en-US" w:eastAsia="es-CO"/>
        </w:rPr>
        <w:t>TensorFlow</w:t>
      </w:r>
      <w:proofErr w:type="spellEnd"/>
      <w:r w:rsidRPr="00A07CB3">
        <w:rPr>
          <w:rFonts w:cs="Arial"/>
          <w:color w:val="000000"/>
          <w:szCs w:val="22"/>
          <w:lang w:val="en-US" w:eastAsia="es-CO"/>
        </w:rPr>
        <w:t xml:space="preserve"> to assess the resilience of CNNs against potential faults (Chen et al., 2020). Another tool to mention for this task is the </w:t>
      </w:r>
      <w:proofErr w:type="spellStart"/>
      <w:r w:rsidRPr="00A07CB3">
        <w:rPr>
          <w:rFonts w:cs="Arial"/>
          <w:color w:val="000000"/>
          <w:szCs w:val="22"/>
          <w:lang w:val="en-US" w:eastAsia="es-CO"/>
        </w:rPr>
        <w:t>PyTorchFI</w:t>
      </w:r>
      <w:proofErr w:type="spellEnd"/>
      <w:r w:rsidRPr="00A07CB3">
        <w:rPr>
          <w:rFonts w:cs="Arial"/>
          <w:color w:val="000000"/>
          <w:szCs w:val="22"/>
          <w:lang w:val="en-US" w:eastAsia="es-CO"/>
        </w:rPr>
        <w:t xml:space="preserve"> library, which allows users to make perturbations in neural network weights and/or neurons in the convolutional operations of a DNN either dynamically or sta</w:t>
      </w:r>
      <w:r>
        <w:rPr>
          <w:rFonts w:cs="Arial"/>
          <w:color w:val="000000"/>
          <w:szCs w:val="22"/>
          <w:lang w:val="en-US" w:eastAsia="es-CO"/>
        </w:rPr>
        <w:t>tically (Mahmoud et al., 2020).</w:t>
      </w:r>
    </w:p>
    <w:p w14:paraId="574D1FC0" w14:textId="78138C56" w:rsidR="000A295B" w:rsidRPr="00FB31D5" w:rsidRDefault="00A07CB3" w:rsidP="00BE074E">
      <w:pPr>
        <w:pStyle w:val="NormalWeb"/>
        <w:spacing w:before="240" w:after="240"/>
        <w:jc w:val="both"/>
        <w:rPr>
          <w:rFonts w:ascii="Arial" w:hAnsi="Arial" w:cs="Arial"/>
          <w:bCs/>
          <w:iCs/>
          <w:sz w:val="22"/>
          <w:szCs w:val="22"/>
          <w:lang w:val="en-US"/>
        </w:rPr>
      </w:pPr>
      <w:r w:rsidRPr="00FB31D5">
        <w:rPr>
          <w:rFonts w:ascii="Arial" w:hAnsi="Arial" w:cs="Arial"/>
          <w:color w:val="000000"/>
          <w:sz w:val="22"/>
          <w:szCs w:val="22"/>
          <w:lang w:val="en-US"/>
        </w:rPr>
        <w:t xml:space="preserve">With these tools, frameworks have also been developed to enhance the performance and effectiveness of fault injection in convolutional neural networks. One such framework, called SCI-FI (Smart, </w:t>
      </w:r>
      <w:proofErr w:type="spellStart"/>
      <w:r w:rsidRPr="00FB31D5">
        <w:rPr>
          <w:rFonts w:ascii="Arial" w:hAnsi="Arial" w:cs="Arial"/>
          <w:color w:val="000000"/>
          <w:sz w:val="22"/>
          <w:szCs w:val="22"/>
          <w:lang w:val="en-US"/>
        </w:rPr>
        <w:t>aCcurate</w:t>
      </w:r>
      <w:proofErr w:type="spellEnd"/>
      <w:r w:rsidRPr="00FB31D5">
        <w:rPr>
          <w:rFonts w:ascii="Arial" w:hAnsi="Arial" w:cs="Arial"/>
          <w:color w:val="000000"/>
          <w:sz w:val="22"/>
          <w:szCs w:val="22"/>
          <w:lang w:val="en-US"/>
        </w:rPr>
        <w:t xml:space="preserve"> and </w:t>
      </w:r>
      <w:proofErr w:type="spellStart"/>
      <w:r w:rsidRPr="00FB31D5">
        <w:rPr>
          <w:rFonts w:ascii="Arial" w:hAnsi="Arial" w:cs="Arial"/>
          <w:color w:val="000000"/>
          <w:sz w:val="22"/>
          <w:szCs w:val="22"/>
          <w:lang w:val="en-US"/>
        </w:rPr>
        <w:t>unIntrusive</w:t>
      </w:r>
      <w:proofErr w:type="spellEnd"/>
      <w:r w:rsidRPr="00FB31D5">
        <w:rPr>
          <w:rFonts w:ascii="Arial" w:hAnsi="Arial" w:cs="Arial"/>
          <w:color w:val="000000"/>
          <w:sz w:val="22"/>
          <w:szCs w:val="22"/>
          <w:lang w:val="en-US"/>
        </w:rPr>
        <w:t xml:space="preserve"> Fault-Injector), demonstrates how to reduce fault execution times by employing two distinct techniques, which can be used separately or in combination. The first technique, called Delayed Start, involves saving the complete execution of the Golden Network. This way, if faults need to be applied from a specific layer of the network, it is not necessary to re-execute the entire network. Instead, the network is executed from the layer where the batch of faults was injected (</w:t>
      </w:r>
      <w:proofErr w:type="spellStart"/>
      <w:r w:rsidRPr="00FB31D5">
        <w:rPr>
          <w:rFonts w:ascii="Arial" w:hAnsi="Arial" w:cs="Arial"/>
          <w:color w:val="000000"/>
          <w:sz w:val="22"/>
          <w:szCs w:val="22"/>
          <w:lang w:val="en-US"/>
        </w:rPr>
        <w:t>Gavarini</w:t>
      </w:r>
      <w:proofErr w:type="spellEnd"/>
      <w:r w:rsidRPr="00FB31D5">
        <w:rPr>
          <w:rFonts w:ascii="Arial" w:hAnsi="Arial" w:cs="Arial"/>
          <w:color w:val="000000"/>
          <w:sz w:val="22"/>
          <w:szCs w:val="22"/>
          <w:lang w:val="en-US"/>
        </w:rPr>
        <w:t xml:space="preserve"> et al., 2023). A diagram of the technique in action can be seen in Figure 5.</w:t>
      </w:r>
    </w:p>
    <w:p w14:paraId="208BDF82" w14:textId="20FBC60A" w:rsidR="00A07CB3" w:rsidRPr="00FB31D5" w:rsidRDefault="000A295B" w:rsidP="00BE074E">
      <w:pPr>
        <w:pStyle w:val="NormalWeb"/>
        <w:spacing w:before="240" w:after="240"/>
        <w:jc w:val="center"/>
        <w:rPr>
          <w:rFonts w:ascii="Arial" w:hAnsi="Arial" w:cs="Arial"/>
          <w:bCs/>
          <w:iCs/>
          <w:sz w:val="22"/>
          <w:szCs w:val="22"/>
          <w:lang w:val="en-US"/>
        </w:rPr>
      </w:pPr>
      <w:r w:rsidRPr="007250FE">
        <w:rPr>
          <w:rFonts w:cs="Arial"/>
          <w:bCs/>
          <w:iCs/>
          <w:noProof/>
          <w:szCs w:val="22"/>
          <w:lang w:val="en-US" w:eastAsia="en-US"/>
        </w:rPr>
        <w:drawing>
          <wp:inline distT="0" distB="0" distL="0" distR="0" wp14:anchorId="5A114330" wp14:editId="779DA37A">
            <wp:extent cx="1950291" cy="18891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4682" cy="1912811"/>
                    </a:xfrm>
                    <a:prstGeom prst="rect">
                      <a:avLst/>
                    </a:prstGeom>
                  </pic:spPr>
                </pic:pic>
              </a:graphicData>
            </a:graphic>
          </wp:inline>
        </w:drawing>
      </w:r>
    </w:p>
    <w:p w14:paraId="41C35D94" w14:textId="7EE9BF12" w:rsidR="00A07CB3" w:rsidRDefault="00A07CB3" w:rsidP="00FB31D5">
      <w:pPr>
        <w:pStyle w:val="NormalWeb"/>
        <w:spacing w:before="240" w:after="240"/>
        <w:jc w:val="center"/>
        <w:rPr>
          <w:rFonts w:ascii="Arial" w:hAnsi="Arial" w:cs="Arial"/>
          <w:bCs/>
          <w:i/>
          <w:iCs/>
          <w:sz w:val="22"/>
          <w:szCs w:val="22"/>
          <w:lang w:val="en-US"/>
        </w:rPr>
      </w:pPr>
      <w:r w:rsidRPr="00A07CB3">
        <w:rPr>
          <w:rFonts w:ascii="Arial" w:hAnsi="Arial" w:cs="Arial"/>
          <w:bCs/>
          <w:i/>
          <w:iCs/>
          <w:sz w:val="22"/>
          <w:szCs w:val="22"/>
          <w:lang w:val="en-US"/>
        </w:rPr>
        <w:t>Figure 5. Use of the Delayed Start Technique on a Convolutional Neural Network. (</w:t>
      </w:r>
      <w:proofErr w:type="spellStart"/>
      <w:r w:rsidRPr="00A07CB3">
        <w:rPr>
          <w:rFonts w:ascii="Arial" w:hAnsi="Arial" w:cs="Arial"/>
          <w:bCs/>
          <w:i/>
          <w:iCs/>
          <w:sz w:val="22"/>
          <w:szCs w:val="22"/>
          <w:lang w:val="en-US"/>
        </w:rPr>
        <w:t>Gavarini</w:t>
      </w:r>
      <w:proofErr w:type="spellEnd"/>
      <w:r w:rsidRPr="00A07CB3">
        <w:rPr>
          <w:rFonts w:ascii="Arial" w:hAnsi="Arial" w:cs="Arial"/>
          <w:bCs/>
          <w:i/>
          <w:iCs/>
          <w:sz w:val="22"/>
          <w:szCs w:val="22"/>
          <w:lang w:val="en-US"/>
        </w:rPr>
        <w:t xml:space="preserve"> et al., 2023)</w:t>
      </w:r>
      <w:r>
        <w:rPr>
          <w:rFonts w:ascii="Arial" w:hAnsi="Arial" w:cs="Arial"/>
          <w:bCs/>
          <w:i/>
          <w:iCs/>
          <w:sz w:val="22"/>
          <w:szCs w:val="22"/>
          <w:lang w:val="en-US"/>
        </w:rPr>
        <w:t>.</w:t>
      </w:r>
    </w:p>
    <w:p w14:paraId="713DFFBF" w14:textId="77777777" w:rsidR="00A07CB3" w:rsidRDefault="00A07CB3" w:rsidP="00FB31D5">
      <w:pPr>
        <w:pStyle w:val="NormalWeb"/>
        <w:spacing w:before="240" w:after="240"/>
        <w:jc w:val="both"/>
        <w:rPr>
          <w:rFonts w:ascii="Arial" w:hAnsi="Arial" w:cs="Arial"/>
          <w:bCs/>
          <w:iCs/>
          <w:sz w:val="22"/>
          <w:szCs w:val="22"/>
          <w:lang w:val="en-US"/>
        </w:rPr>
      </w:pPr>
      <w:r w:rsidRPr="00A07CB3">
        <w:rPr>
          <w:rFonts w:ascii="Arial" w:hAnsi="Arial" w:cs="Arial"/>
          <w:bCs/>
          <w:iCs/>
          <w:sz w:val="22"/>
          <w:szCs w:val="22"/>
          <w:lang w:val="en-US"/>
        </w:rPr>
        <w:t xml:space="preserve">The second technique, called Fault Dropping, refers to the elimination of faults that could occur within the network during execution, similar to what happens when using the </w:t>
      </w:r>
      <w:proofErr w:type="spellStart"/>
      <w:r w:rsidRPr="00A07CB3">
        <w:rPr>
          <w:rFonts w:ascii="Arial" w:hAnsi="Arial" w:cs="Arial"/>
          <w:bCs/>
          <w:iCs/>
          <w:sz w:val="22"/>
          <w:szCs w:val="22"/>
          <w:lang w:val="en-US"/>
        </w:rPr>
        <w:t>ReLU</w:t>
      </w:r>
      <w:proofErr w:type="spellEnd"/>
      <w:r w:rsidRPr="00A07CB3">
        <w:rPr>
          <w:rFonts w:ascii="Arial" w:hAnsi="Arial" w:cs="Arial"/>
          <w:bCs/>
          <w:iCs/>
          <w:sz w:val="22"/>
          <w:szCs w:val="22"/>
          <w:lang w:val="en-US"/>
        </w:rPr>
        <w:t xml:space="preserve"> activation function, which prevents the propagation of negative weights. This method involves comparing the Golden Network with the </w:t>
      </w:r>
      <w:proofErr w:type="spellStart"/>
      <w:r w:rsidRPr="00A07CB3">
        <w:rPr>
          <w:rFonts w:ascii="Arial" w:hAnsi="Arial" w:cs="Arial"/>
          <w:bCs/>
          <w:iCs/>
          <w:sz w:val="22"/>
          <w:szCs w:val="22"/>
          <w:lang w:val="en-US"/>
        </w:rPr>
        <w:t>Faultable</w:t>
      </w:r>
      <w:proofErr w:type="spellEnd"/>
      <w:r w:rsidRPr="00A07CB3">
        <w:rPr>
          <w:rFonts w:ascii="Arial" w:hAnsi="Arial" w:cs="Arial"/>
          <w:bCs/>
          <w:iCs/>
          <w:sz w:val="22"/>
          <w:szCs w:val="22"/>
          <w:lang w:val="en-US"/>
        </w:rPr>
        <w:t xml:space="preserve"> Network, layer by layer. If at any point the output feature maps of the two networks become identical, inference is immediately halted, as it is concluded that the faults will not impact the output of the neural network (</w:t>
      </w:r>
      <w:proofErr w:type="spellStart"/>
      <w:r w:rsidRPr="00A07CB3">
        <w:rPr>
          <w:rFonts w:ascii="Arial" w:hAnsi="Arial" w:cs="Arial"/>
          <w:bCs/>
          <w:iCs/>
          <w:sz w:val="22"/>
          <w:szCs w:val="22"/>
          <w:lang w:val="en-US"/>
        </w:rPr>
        <w:t>Gavarini</w:t>
      </w:r>
      <w:proofErr w:type="spellEnd"/>
      <w:r w:rsidRPr="00A07CB3">
        <w:rPr>
          <w:rFonts w:ascii="Arial" w:hAnsi="Arial" w:cs="Arial"/>
          <w:bCs/>
          <w:iCs/>
          <w:sz w:val="22"/>
          <w:szCs w:val="22"/>
          <w:lang w:val="en-US"/>
        </w:rPr>
        <w:t xml:space="preserve"> et al., 2023). A visualization of the technique can be seen in Figure 6.</w:t>
      </w:r>
    </w:p>
    <w:p w14:paraId="6333424A" w14:textId="50EEAB19" w:rsidR="008814FB" w:rsidRPr="00FB31D5" w:rsidRDefault="008814FB">
      <w:pPr>
        <w:pStyle w:val="NormalWeb"/>
        <w:spacing w:before="240" w:after="240"/>
        <w:jc w:val="center"/>
        <w:rPr>
          <w:rFonts w:ascii="Arial" w:hAnsi="Arial" w:cs="Arial"/>
          <w:bCs/>
          <w:iCs/>
          <w:sz w:val="22"/>
          <w:szCs w:val="22"/>
          <w:lang w:val="en-US"/>
        </w:rPr>
      </w:pPr>
      <w:r w:rsidRPr="007250FE">
        <w:rPr>
          <w:rFonts w:ascii="Arial" w:hAnsi="Arial" w:cs="Arial"/>
          <w:bCs/>
          <w:iCs/>
          <w:noProof/>
          <w:sz w:val="22"/>
          <w:szCs w:val="22"/>
          <w:lang w:val="en-US" w:eastAsia="en-US"/>
        </w:rPr>
        <w:lastRenderedPageBreak/>
        <w:drawing>
          <wp:inline distT="0" distB="0" distL="0" distR="0" wp14:anchorId="6F26C721" wp14:editId="4E86F373">
            <wp:extent cx="1951200" cy="1935380"/>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1200" cy="1935380"/>
                    </a:xfrm>
                    <a:prstGeom prst="rect">
                      <a:avLst/>
                    </a:prstGeom>
                  </pic:spPr>
                </pic:pic>
              </a:graphicData>
            </a:graphic>
          </wp:inline>
        </w:drawing>
      </w:r>
    </w:p>
    <w:p w14:paraId="4E9FC544" w14:textId="1139905B" w:rsidR="000A295B" w:rsidRPr="00FB31D5" w:rsidRDefault="00050CEB" w:rsidP="00BE074E">
      <w:pPr>
        <w:pStyle w:val="NormalWeb"/>
        <w:spacing w:before="240" w:after="240"/>
        <w:jc w:val="center"/>
        <w:rPr>
          <w:rFonts w:ascii="Arial" w:hAnsi="Arial" w:cs="Arial"/>
          <w:bCs/>
          <w:i/>
          <w:iCs/>
          <w:sz w:val="22"/>
          <w:szCs w:val="22"/>
          <w:lang w:val="en-US"/>
        </w:rPr>
      </w:pPr>
      <w:r w:rsidRPr="00FB31D5">
        <w:rPr>
          <w:lang w:val="en-US"/>
        </w:rPr>
        <w:t xml:space="preserve"> </w:t>
      </w:r>
      <w:r w:rsidRPr="00050CEB">
        <w:rPr>
          <w:rFonts w:ascii="Arial" w:hAnsi="Arial" w:cs="Arial"/>
          <w:bCs/>
          <w:i/>
          <w:iCs/>
          <w:sz w:val="22"/>
          <w:szCs w:val="22"/>
          <w:lang w:val="en-US"/>
        </w:rPr>
        <w:t>Figure 6. Use of the Fault Dropping Technique on a Convolutional Neural Network. (</w:t>
      </w:r>
      <w:proofErr w:type="spellStart"/>
      <w:r w:rsidRPr="00050CEB">
        <w:rPr>
          <w:rFonts w:ascii="Arial" w:hAnsi="Arial" w:cs="Arial"/>
          <w:bCs/>
          <w:i/>
          <w:iCs/>
          <w:sz w:val="22"/>
          <w:szCs w:val="22"/>
          <w:lang w:val="en-US"/>
        </w:rPr>
        <w:t>Gavarini</w:t>
      </w:r>
      <w:proofErr w:type="spellEnd"/>
      <w:r w:rsidRPr="00050CEB">
        <w:rPr>
          <w:rFonts w:ascii="Arial" w:hAnsi="Arial" w:cs="Arial"/>
          <w:bCs/>
          <w:i/>
          <w:iCs/>
          <w:sz w:val="22"/>
          <w:szCs w:val="22"/>
          <w:lang w:val="en-US"/>
        </w:rPr>
        <w:t xml:space="preserve"> et al., 2023)</w:t>
      </w:r>
    </w:p>
    <w:p w14:paraId="3AA085D5" w14:textId="6863A615" w:rsidR="00935EE1" w:rsidRPr="00FB31D5" w:rsidRDefault="00A07CB3" w:rsidP="00E13432">
      <w:pPr>
        <w:pStyle w:val="Prrafodelista"/>
        <w:numPr>
          <w:ilvl w:val="0"/>
          <w:numId w:val="3"/>
        </w:numPr>
        <w:rPr>
          <w:rFonts w:cs="Arial"/>
          <w:b/>
          <w:iCs/>
          <w:szCs w:val="22"/>
          <w:lang w:val="en-US"/>
        </w:rPr>
      </w:pPr>
      <w:r>
        <w:rPr>
          <w:rFonts w:cs="Arial"/>
          <w:b/>
          <w:iCs/>
          <w:szCs w:val="22"/>
          <w:lang w:val="en-US"/>
        </w:rPr>
        <w:t>PROBLEM IDENTIFICATION</w:t>
      </w:r>
    </w:p>
    <w:p w14:paraId="3B3B1DA3" w14:textId="77777777" w:rsidR="00935EE1" w:rsidRPr="00FB31D5" w:rsidRDefault="00935EE1" w:rsidP="00986B97">
      <w:pPr>
        <w:rPr>
          <w:rFonts w:cs="Arial"/>
          <w:b/>
          <w:iCs/>
          <w:szCs w:val="22"/>
          <w:lang w:val="en-US"/>
        </w:rPr>
      </w:pPr>
    </w:p>
    <w:p w14:paraId="2B1D39B4" w14:textId="77777777" w:rsidR="00050CEB" w:rsidRPr="00050CEB" w:rsidRDefault="00050CEB" w:rsidP="00050CEB">
      <w:pPr>
        <w:rPr>
          <w:szCs w:val="22"/>
          <w:lang w:val="en-US"/>
        </w:rPr>
      </w:pPr>
      <w:r w:rsidRPr="00050CEB">
        <w:rPr>
          <w:szCs w:val="22"/>
          <w:lang w:val="en-US"/>
        </w:rPr>
        <w:t>However, as the use of CNN-based systems has expanded into critical applications and safety environments, there is growing concern about their reliability and robustness. Despite their successes, deep learning models, including CNNs, can face significant challenges in maintaining consistent and accurate performance under diverse and challenging conditions.</w:t>
      </w:r>
    </w:p>
    <w:p w14:paraId="1B3B7580" w14:textId="77777777" w:rsidR="00050CEB" w:rsidRPr="00050CEB" w:rsidRDefault="00050CEB" w:rsidP="00050CEB">
      <w:pPr>
        <w:rPr>
          <w:szCs w:val="22"/>
          <w:lang w:val="en-US"/>
        </w:rPr>
      </w:pPr>
    </w:p>
    <w:p w14:paraId="53177170" w14:textId="77777777" w:rsidR="00050CEB" w:rsidRPr="00050CEB" w:rsidRDefault="00050CEB" w:rsidP="00050CEB">
      <w:pPr>
        <w:rPr>
          <w:szCs w:val="22"/>
          <w:lang w:val="en-US"/>
        </w:rPr>
      </w:pPr>
      <w:r w:rsidRPr="00050CEB">
        <w:rPr>
          <w:szCs w:val="22"/>
          <w:lang w:val="en-US"/>
        </w:rPr>
        <w:t>Various factors can compromise the reliability of CNNs. For example, the presence of unwanted data, such as errors in training data or even inaccuracies in weights, can trigger serious failures in predictions, with potentially significant repercussions in critical applications, such as incorrect medical diagnoses or autonomous vehicle navigation. Additionally, errors in the inference process can stem from various factors, ranging from software failures to vulnerabilities in the hardware used (Hernández et al., 2022).</w:t>
      </w:r>
    </w:p>
    <w:p w14:paraId="4567A988" w14:textId="77777777" w:rsidR="00050CEB" w:rsidRPr="00050CEB" w:rsidRDefault="00050CEB" w:rsidP="00050CEB">
      <w:pPr>
        <w:rPr>
          <w:szCs w:val="22"/>
          <w:lang w:val="en-US"/>
        </w:rPr>
      </w:pPr>
    </w:p>
    <w:p w14:paraId="2AC11104" w14:textId="77777777" w:rsidR="00050CEB" w:rsidRDefault="00050CEB" w:rsidP="006763F8">
      <w:pPr>
        <w:rPr>
          <w:szCs w:val="22"/>
          <w:lang w:val="en-US"/>
        </w:rPr>
      </w:pPr>
      <w:r w:rsidRPr="00050CEB">
        <w:rPr>
          <w:szCs w:val="22"/>
          <w:lang w:val="en-US"/>
        </w:rPr>
        <w:t>In this context, research into the reliability and robustness of CNNs has become essential to ensure their applicability in mission-critical applications. Addressing these challenges requires not only the development of more accurate and resilient models but also the implementation of comprehensive evaluation and validation strategies that allow for the identification and mitigation of potential weaknesses. Ultimately, advancing the understanding and improvement of CNN reliability will not only enhance their performance in current tasks but also open new opportunities for their implementation in fields where safety and precision are crucial.</w:t>
      </w:r>
    </w:p>
    <w:p w14:paraId="25FF6E78" w14:textId="77777777" w:rsidR="007250FE" w:rsidRDefault="007250FE" w:rsidP="006763F8">
      <w:pPr>
        <w:rPr>
          <w:szCs w:val="22"/>
          <w:lang w:val="en-US"/>
        </w:rPr>
      </w:pPr>
    </w:p>
    <w:p w14:paraId="024B0EAD" w14:textId="77777777" w:rsidR="007250FE" w:rsidRDefault="007250FE" w:rsidP="006763F8">
      <w:pPr>
        <w:rPr>
          <w:szCs w:val="22"/>
          <w:lang w:val="en-US"/>
        </w:rPr>
      </w:pPr>
    </w:p>
    <w:p w14:paraId="5C02E161" w14:textId="77777777" w:rsidR="007250FE" w:rsidRDefault="007250FE" w:rsidP="006763F8">
      <w:pPr>
        <w:rPr>
          <w:szCs w:val="22"/>
          <w:lang w:val="en-US"/>
        </w:rPr>
      </w:pPr>
    </w:p>
    <w:p w14:paraId="415F5916" w14:textId="77777777" w:rsidR="007250FE" w:rsidRDefault="007250FE" w:rsidP="006763F8">
      <w:pPr>
        <w:rPr>
          <w:szCs w:val="22"/>
          <w:lang w:val="en-US"/>
        </w:rPr>
      </w:pPr>
    </w:p>
    <w:p w14:paraId="73B59F16" w14:textId="77777777" w:rsidR="007250FE" w:rsidRDefault="007250FE" w:rsidP="006763F8">
      <w:pPr>
        <w:rPr>
          <w:szCs w:val="22"/>
          <w:lang w:val="en-US"/>
        </w:rPr>
      </w:pPr>
    </w:p>
    <w:p w14:paraId="684B479E" w14:textId="77777777" w:rsidR="007250FE" w:rsidRDefault="007250FE" w:rsidP="006763F8">
      <w:pPr>
        <w:rPr>
          <w:szCs w:val="22"/>
          <w:lang w:val="en-US"/>
        </w:rPr>
      </w:pPr>
    </w:p>
    <w:p w14:paraId="5765AC3B" w14:textId="77777777" w:rsidR="007250FE" w:rsidRDefault="007250FE" w:rsidP="006763F8">
      <w:pPr>
        <w:rPr>
          <w:szCs w:val="22"/>
          <w:lang w:val="en-US"/>
        </w:rPr>
      </w:pPr>
    </w:p>
    <w:p w14:paraId="2DC97FB2" w14:textId="77777777" w:rsidR="007250FE" w:rsidRDefault="007250FE" w:rsidP="006763F8">
      <w:pPr>
        <w:rPr>
          <w:szCs w:val="22"/>
          <w:lang w:val="en-US"/>
        </w:rPr>
      </w:pPr>
    </w:p>
    <w:p w14:paraId="4D630B04" w14:textId="77777777" w:rsidR="007250FE" w:rsidRDefault="007250FE" w:rsidP="006763F8">
      <w:pPr>
        <w:rPr>
          <w:szCs w:val="22"/>
          <w:lang w:val="en-US"/>
        </w:rPr>
      </w:pPr>
    </w:p>
    <w:p w14:paraId="082593EF" w14:textId="77777777" w:rsidR="007250FE" w:rsidRDefault="007250FE" w:rsidP="006763F8">
      <w:pPr>
        <w:rPr>
          <w:szCs w:val="22"/>
          <w:lang w:val="en-US"/>
        </w:rPr>
      </w:pPr>
    </w:p>
    <w:p w14:paraId="00DEA90F" w14:textId="77777777" w:rsidR="007250FE" w:rsidRDefault="007250FE" w:rsidP="006763F8">
      <w:pPr>
        <w:rPr>
          <w:szCs w:val="22"/>
          <w:lang w:val="en-US"/>
        </w:rPr>
      </w:pPr>
    </w:p>
    <w:p w14:paraId="649E4584" w14:textId="77777777" w:rsidR="00935EE1" w:rsidRPr="00FB31D5" w:rsidRDefault="00935EE1" w:rsidP="006763F8">
      <w:pPr>
        <w:rPr>
          <w:color w:val="000000"/>
          <w:szCs w:val="22"/>
          <w:lang w:val="en-US"/>
        </w:rPr>
      </w:pPr>
    </w:p>
    <w:p w14:paraId="26DDD14A" w14:textId="4F484DCD" w:rsidR="00935EE1" w:rsidRPr="00FB31D5" w:rsidRDefault="007250FE" w:rsidP="006763F8">
      <w:pPr>
        <w:pStyle w:val="Prrafodelista"/>
        <w:numPr>
          <w:ilvl w:val="1"/>
          <w:numId w:val="3"/>
        </w:numPr>
        <w:rPr>
          <w:b/>
          <w:bCs/>
          <w:color w:val="000000"/>
          <w:szCs w:val="22"/>
          <w:lang w:val="en-US"/>
        </w:rPr>
      </w:pPr>
      <w:r w:rsidRPr="007250FE">
        <w:rPr>
          <w:b/>
          <w:bCs/>
          <w:color w:val="000000"/>
          <w:szCs w:val="22"/>
          <w:lang w:val="en-US"/>
        </w:rPr>
        <w:t>Research Question</w:t>
      </w:r>
    </w:p>
    <w:p w14:paraId="26B2D2C9" w14:textId="77777777" w:rsidR="00935EE1" w:rsidRPr="00FB31D5" w:rsidRDefault="00935EE1" w:rsidP="00C736B3">
      <w:pPr>
        <w:rPr>
          <w:color w:val="000000"/>
          <w:szCs w:val="22"/>
          <w:lang w:val="en-US"/>
        </w:rPr>
      </w:pPr>
    </w:p>
    <w:p w14:paraId="5D31D676" w14:textId="77777777" w:rsidR="007250FE" w:rsidRDefault="007250FE" w:rsidP="00C736B3">
      <w:pPr>
        <w:rPr>
          <w:szCs w:val="22"/>
          <w:lang w:val="en-US"/>
        </w:rPr>
      </w:pPr>
      <w:r w:rsidRPr="00FB31D5">
        <w:rPr>
          <w:szCs w:val="22"/>
          <w:lang w:val="en-US"/>
        </w:rPr>
        <w:t>How to evaluate the reliability of a CNN implemented on a Python-based development environment considering the network architecture and data representation?</w:t>
      </w:r>
    </w:p>
    <w:p w14:paraId="09EF9736" w14:textId="4788AA83" w:rsidR="00111F83" w:rsidRPr="00FB31D5" w:rsidRDefault="00111F83" w:rsidP="00C736B3">
      <w:pPr>
        <w:rPr>
          <w:color w:val="000000"/>
          <w:szCs w:val="22"/>
          <w:lang w:val="en-US"/>
        </w:rPr>
      </w:pPr>
    </w:p>
    <w:p w14:paraId="5ED95A9C" w14:textId="7EE4C298" w:rsidR="00935EE1" w:rsidRPr="00FB31D5" w:rsidRDefault="007250FE" w:rsidP="00BE038C">
      <w:pPr>
        <w:pStyle w:val="Prrafodelista"/>
        <w:numPr>
          <w:ilvl w:val="1"/>
          <w:numId w:val="3"/>
        </w:numPr>
        <w:rPr>
          <w:b/>
          <w:bCs/>
          <w:color w:val="000000"/>
          <w:szCs w:val="22"/>
          <w:lang w:val="en-US"/>
        </w:rPr>
      </w:pPr>
      <w:r w:rsidRPr="007250FE">
        <w:rPr>
          <w:b/>
          <w:bCs/>
          <w:color w:val="000000"/>
          <w:szCs w:val="22"/>
          <w:lang w:val="en-US"/>
        </w:rPr>
        <w:t>Hypothesis</w:t>
      </w:r>
      <w:r w:rsidR="00935EE1" w:rsidRPr="00FB31D5">
        <w:rPr>
          <w:color w:val="000000"/>
          <w:szCs w:val="22"/>
          <w:lang w:val="en-US"/>
        </w:rPr>
        <w:t xml:space="preserve">       </w:t>
      </w:r>
    </w:p>
    <w:p w14:paraId="5375EE02" w14:textId="77777777" w:rsidR="00935EE1" w:rsidRPr="00FB31D5" w:rsidRDefault="00935EE1" w:rsidP="00FB31D5">
      <w:pPr>
        <w:rPr>
          <w:b/>
          <w:bCs/>
          <w:color w:val="000000"/>
          <w:szCs w:val="22"/>
          <w:lang w:val="en-US"/>
        </w:rPr>
      </w:pPr>
      <w:r w:rsidRPr="00FB31D5">
        <w:rPr>
          <w:color w:val="000000"/>
          <w:szCs w:val="22"/>
          <w:lang w:val="en-US"/>
        </w:rPr>
        <w:t xml:space="preserve">                                                                                               </w:t>
      </w:r>
    </w:p>
    <w:p w14:paraId="36DF6D37" w14:textId="77777777" w:rsidR="007250FE" w:rsidRPr="00FB31D5" w:rsidRDefault="007250FE" w:rsidP="00FB31D5">
      <w:pPr>
        <w:rPr>
          <w:color w:val="000000"/>
          <w:szCs w:val="22"/>
          <w:lang w:val="en-US"/>
        </w:rPr>
      </w:pPr>
      <w:r w:rsidRPr="00FB31D5">
        <w:rPr>
          <w:color w:val="000000"/>
          <w:szCs w:val="22"/>
          <w:lang w:val="en-US"/>
        </w:rPr>
        <w:t>The controlled injection of faults into a previously trained neural network will have a significant impact on its reliability and performance in mission-critical applications. It is anticipated that the deliberate manipulation of factors such as the weights of the most sensitive neurons will result in a decrease in the precision and stability of the neural network.</w:t>
      </w:r>
    </w:p>
    <w:p w14:paraId="346D9758" w14:textId="77777777" w:rsidR="007250FE" w:rsidRPr="00FB31D5" w:rsidRDefault="007250FE" w:rsidP="007250FE">
      <w:pPr>
        <w:ind w:left="360"/>
        <w:rPr>
          <w:color w:val="000000"/>
          <w:szCs w:val="22"/>
          <w:lang w:val="en-US"/>
        </w:rPr>
      </w:pPr>
    </w:p>
    <w:p w14:paraId="6B53E5EE" w14:textId="77777777" w:rsidR="007250FE" w:rsidRPr="00FB31D5" w:rsidRDefault="007250FE" w:rsidP="00FB31D5">
      <w:pPr>
        <w:rPr>
          <w:color w:val="000000"/>
          <w:szCs w:val="22"/>
          <w:lang w:val="en-US"/>
        </w:rPr>
      </w:pPr>
      <w:r w:rsidRPr="00FB31D5">
        <w:rPr>
          <w:color w:val="000000"/>
          <w:szCs w:val="22"/>
          <w:lang w:val="en-US"/>
        </w:rPr>
        <w:t>Additionally, the hypothesis is that both the magnitude and nature of the injected faults will influence the degree of deterioration in the network's reliability. It is expected that the results of this study will show substantial differences in performance between the network with fault injection and the fault-free network, supporting the importance of investigating reliability in critical application contexts.</w:t>
      </w:r>
    </w:p>
    <w:p w14:paraId="0CA8C8EF" w14:textId="77777777" w:rsidR="007250FE" w:rsidRPr="00FB31D5" w:rsidRDefault="007250FE" w:rsidP="007250FE">
      <w:pPr>
        <w:ind w:left="360"/>
        <w:rPr>
          <w:color w:val="000000"/>
          <w:szCs w:val="22"/>
          <w:lang w:val="en-US"/>
        </w:rPr>
      </w:pPr>
    </w:p>
    <w:p w14:paraId="6D4B3C1C" w14:textId="13ADE9CA" w:rsidR="00462E8E" w:rsidRPr="00FB31D5" w:rsidRDefault="007250FE" w:rsidP="00BE038C">
      <w:pPr>
        <w:rPr>
          <w:color w:val="000000"/>
          <w:szCs w:val="22"/>
          <w:lang w:val="en-US"/>
        </w:rPr>
      </w:pPr>
      <w:r w:rsidRPr="00FB31D5">
        <w:rPr>
          <w:color w:val="000000"/>
          <w:szCs w:val="22"/>
          <w:lang w:val="en-US"/>
        </w:rPr>
        <w:t>Ultimately, it is projected that the findings of this research will provide empirical evidence supporting the need to develop risk mitigation strategies and improve the reliability of neural networks used in mission-critical applications. This, in turn, will contribute to advancing the understanding of fault tolerance mechanisms in artificial intelligence.</w:t>
      </w:r>
    </w:p>
    <w:p w14:paraId="2CAC3C5C" w14:textId="77777777" w:rsidR="00007303" w:rsidRPr="00FB31D5" w:rsidRDefault="00007303" w:rsidP="00BE038C">
      <w:pPr>
        <w:rPr>
          <w:color w:val="000000"/>
          <w:szCs w:val="22"/>
          <w:lang w:val="en-US"/>
        </w:rPr>
      </w:pPr>
    </w:p>
    <w:p w14:paraId="1CDF7DBA" w14:textId="77777777" w:rsidR="00462E8E" w:rsidRPr="00FB31D5" w:rsidRDefault="00462E8E" w:rsidP="00BE038C">
      <w:pPr>
        <w:rPr>
          <w:color w:val="000000"/>
          <w:szCs w:val="22"/>
          <w:lang w:val="en-US"/>
        </w:rPr>
      </w:pPr>
    </w:p>
    <w:p w14:paraId="36F35AFC" w14:textId="0A7B4EFA" w:rsidR="00935EE1" w:rsidRPr="00FB31D5" w:rsidRDefault="00F77A11" w:rsidP="00E44A3D">
      <w:pPr>
        <w:pStyle w:val="Prrafodelista"/>
        <w:numPr>
          <w:ilvl w:val="0"/>
          <w:numId w:val="3"/>
        </w:numPr>
        <w:rPr>
          <w:b/>
          <w:bCs/>
          <w:color w:val="000000"/>
          <w:szCs w:val="22"/>
          <w:lang w:val="en-US"/>
        </w:rPr>
      </w:pPr>
      <w:r w:rsidRPr="00F77A11">
        <w:rPr>
          <w:b/>
          <w:bCs/>
          <w:color w:val="000000"/>
          <w:szCs w:val="22"/>
          <w:lang w:val="en-US"/>
        </w:rPr>
        <w:t>JUSTIFICATION</w:t>
      </w:r>
      <w:r w:rsidR="00935EE1" w:rsidRPr="00FB31D5">
        <w:rPr>
          <w:b/>
          <w:bCs/>
          <w:color w:val="000000"/>
          <w:szCs w:val="22"/>
          <w:lang w:val="en-US"/>
        </w:rPr>
        <w:t xml:space="preserve"> </w:t>
      </w:r>
    </w:p>
    <w:p w14:paraId="30F641AD" w14:textId="77777777" w:rsidR="00935EE1" w:rsidRPr="00FB31D5" w:rsidRDefault="00935EE1" w:rsidP="00E44A3D">
      <w:pPr>
        <w:pStyle w:val="Prrafodelista"/>
        <w:ind w:left="360"/>
        <w:rPr>
          <w:b/>
          <w:bCs/>
          <w:color w:val="000000"/>
          <w:szCs w:val="22"/>
          <w:lang w:val="en-US"/>
        </w:rPr>
      </w:pPr>
    </w:p>
    <w:p w14:paraId="78E718A2" w14:textId="77777777" w:rsidR="00F77A11" w:rsidRPr="00FB31D5" w:rsidRDefault="00F77A11" w:rsidP="00FB31D5">
      <w:pPr>
        <w:rPr>
          <w:szCs w:val="22"/>
          <w:lang w:val="en-US"/>
        </w:rPr>
      </w:pPr>
      <w:r w:rsidRPr="00FB31D5">
        <w:rPr>
          <w:szCs w:val="22"/>
          <w:lang w:val="en-US"/>
        </w:rPr>
        <w:t xml:space="preserve">In this context, the present thesis proposal aims to evaluate, at a high level, the reliability of a neural network through controlled fault injection and compare its behavior with an identical fault-free network. The use of Python-based environments such as </w:t>
      </w:r>
      <w:proofErr w:type="spellStart"/>
      <w:r w:rsidRPr="00FB31D5">
        <w:rPr>
          <w:szCs w:val="22"/>
          <w:lang w:val="en-US"/>
        </w:rPr>
        <w:t>TensorFlow</w:t>
      </w:r>
      <w:proofErr w:type="spellEnd"/>
      <w:r w:rsidRPr="00FB31D5">
        <w:rPr>
          <w:szCs w:val="22"/>
          <w:lang w:val="en-US"/>
        </w:rPr>
        <w:t xml:space="preserve"> and </w:t>
      </w:r>
      <w:proofErr w:type="spellStart"/>
      <w:r w:rsidRPr="00FB31D5">
        <w:rPr>
          <w:szCs w:val="22"/>
          <w:lang w:val="en-US"/>
        </w:rPr>
        <w:t>PyTorch</w:t>
      </w:r>
      <w:proofErr w:type="spellEnd"/>
      <w:r w:rsidRPr="00FB31D5">
        <w:rPr>
          <w:szCs w:val="22"/>
          <w:lang w:val="en-US"/>
        </w:rPr>
        <w:t>, among others, is considered for this purpose.</w:t>
      </w:r>
    </w:p>
    <w:p w14:paraId="54A8EFC5" w14:textId="77777777" w:rsidR="00F77A11" w:rsidRPr="00FB31D5" w:rsidRDefault="00F77A11" w:rsidP="00F77A11">
      <w:pPr>
        <w:pStyle w:val="Prrafodelista"/>
        <w:ind w:left="360"/>
        <w:rPr>
          <w:szCs w:val="22"/>
          <w:lang w:val="en-US"/>
        </w:rPr>
      </w:pPr>
    </w:p>
    <w:p w14:paraId="70033F24" w14:textId="77777777" w:rsidR="00F77A11" w:rsidRPr="00FB31D5" w:rsidRDefault="00F77A11" w:rsidP="00FB31D5">
      <w:pPr>
        <w:rPr>
          <w:szCs w:val="22"/>
          <w:lang w:val="en-US"/>
        </w:rPr>
      </w:pPr>
      <w:r w:rsidRPr="00FB31D5">
        <w:rPr>
          <w:szCs w:val="22"/>
          <w:lang w:val="en-US"/>
        </w:rPr>
        <w:t>Creating a specific test setup for a Convolutional Neural Network (CNN) would be a valuable tool for improving the robustness of any neural network of that architecture. A well-designed test environment will allow a thorough evaluation of all the components that make up the network, from the dataset to the architecture and internal characteristics. This setup will provide a systematic platform for conducting exhaustive tests on each part of the neural network, ensuring that every aspect, from data integrity to model parameter robustness, is carefully analyzed.</w:t>
      </w:r>
    </w:p>
    <w:p w14:paraId="479A3B78" w14:textId="77777777" w:rsidR="00F77A11" w:rsidRPr="00FB31D5" w:rsidRDefault="00F77A11" w:rsidP="00F77A11">
      <w:pPr>
        <w:pStyle w:val="Prrafodelista"/>
        <w:ind w:left="360"/>
        <w:rPr>
          <w:szCs w:val="22"/>
          <w:lang w:val="en-US"/>
        </w:rPr>
      </w:pPr>
    </w:p>
    <w:p w14:paraId="7BD24A93" w14:textId="77777777" w:rsidR="00F77A11" w:rsidRDefault="00F77A11" w:rsidP="00811635">
      <w:pPr>
        <w:rPr>
          <w:szCs w:val="22"/>
          <w:lang w:val="en-US"/>
        </w:rPr>
      </w:pPr>
      <w:r w:rsidRPr="00FB31D5">
        <w:rPr>
          <w:szCs w:val="22"/>
          <w:lang w:val="en-US"/>
        </w:rPr>
        <w:t>Through a rigorous process of fault injection in a previously trained neural network, its performance can be compared with the same fault-free model. This approach will allow the exploration of various types of faults, such as the alteration of the weights of the most sensitive neurons, and evaluate their impact. By conducting a detailed analysis of performance metrics, such as accuracy, the study will investigate how these faults affect the reliability of the neural network and its ability to maintain acceptable performance.</w:t>
      </w:r>
    </w:p>
    <w:p w14:paraId="55E8509C" w14:textId="77777777" w:rsidR="00F77A11" w:rsidRDefault="00F77A11" w:rsidP="00811635">
      <w:pPr>
        <w:rPr>
          <w:szCs w:val="22"/>
          <w:lang w:val="en-US"/>
        </w:rPr>
      </w:pPr>
    </w:p>
    <w:p w14:paraId="008CDC0C" w14:textId="77777777" w:rsidR="00F77A11" w:rsidRDefault="00F77A11" w:rsidP="00811635">
      <w:pPr>
        <w:rPr>
          <w:szCs w:val="22"/>
          <w:lang w:val="en-US"/>
        </w:rPr>
      </w:pPr>
    </w:p>
    <w:p w14:paraId="2A898DE9" w14:textId="0E9B171A" w:rsidR="00EA6DA6" w:rsidRPr="00FB31D5" w:rsidRDefault="00F77A11" w:rsidP="00811635">
      <w:pPr>
        <w:rPr>
          <w:szCs w:val="22"/>
          <w:lang w:val="en-US"/>
        </w:rPr>
      </w:pPr>
      <w:r w:rsidRPr="00FB31D5">
        <w:rPr>
          <w:szCs w:val="22"/>
          <w:lang w:val="en-US"/>
        </w:rPr>
        <w:lastRenderedPageBreak/>
        <w:t xml:space="preserve">The results of this study will provide valuable information for improving the reliability of neural networks in mission-critical applications. Additionally, this work is expected to contribute to advancing the understanding of fault tolerance mechanisms in neural networks and promote the development of risk mitigation </w:t>
      </w:r>
      <w:r>
        <w:rPr>
          <w:szCs w:val="22"/>
          <w:lang w:val="en-US"/>
        </w:rPr>
        <w:t>strategies in AI-based systems.</w:t>
      </w:r>
    </w:p>
    <w:p w14:paraId="47700781" w14:textId="77777777" w:rsidR="00935EE1" w:rsidRPr="00FB31D5" w:rsidRDefault="00935EE1" w:rsidP="00C736B3">
      <w:pPr>
        <w:rPr>
          <w:color w:val="000000"/>
          <w:szCs w:val="22"/>
          <w:lang w:val="en-US"/>
        </w:rPr>
      </w:pPr>
    </w:p>
    <w:p w14:paraId="2FDCC6D1" w14:textId="071A3B53" w:rsidR="00935EE1" w:rsidRPr="00FB31D5" w:rsidRDefault="00935EE1" w:rsidP="0043030B">
      <w:pPr>
        <w:pStyle w:val="Prrafodelista"/>
        <w:numPr>
          <w:ilvl w:val="0"/>
          <w:numId w:val="3"/>
        </w:numPr>
        <w:rPr>
          <w:rFonts w:cs="Arial"/>
          <w:b/>
          <w:iCs/>
          <w:szCs w:val="22"/>
          <w:lang w:val="en-US"/>
        </w:rPr>
      </w:pPr>
      <w:r w:rsidRPr="00FB31D5">
        <w:rPr>
          <w:rFonts w:cs="Arial"/>
          <w:b/>
          <w:iCs/>
          <w:szCs w:val="22"/>
          <w:lang w:val="en-US"/>
        </w:rPr>
        <w:t xml:space="preserve"> </w:t>
      </w:r>
      <w:r w:rsidR="0043030B" w:rsidRPr="0043030B">
        <w:rPr>
          <w:rFonts w:cs="Arial"/>
          <w:b/>
          <w:iCs/>
          <w:szCs w:val="22"/>
          <w:lang w:val="en-US"/>
        </w:rPr>
        <w:t>GENERAL OBJECTIVE</w:t>
      </w:r>
    </w:p>
    <w:p w14:paraId="71CA7D27" w14:textId="77777777" w:rsidR="008C3C90" w:rsidRPr="00FB31D5" w:rsidRDefault="008C3C90" w:rsidP="008C3C90">
      <w:pPr>
        <w:pStyle w:val="Prrafodelista"/>
        <w:ind w:left="360"/>
        <w:rPr>
          <w:rFonts w:cs="Arial"/>
          <w:b/>
          <w:iCs/>
          <w:szCs w:val="22"/>
          <w:lang w:val="en-US"/>
        </w:rPr>
      </w:pPr>
    </w:p>
    <w:p w14:paraId="53ED9170" w14:textId="460FFB95" w:rsidR="0043030B" w:rsidRDefault="00F77A11" w:rsidP="00FB31D5">
      <w:pPr>
        <w:pStyle w:val="Prrafodelista"/>
        <w:rPr>
          <w:lang w:val="en-US"/>
        </w:rPr>
      </w:pPr>
      <w:r w:rsidRPr="00FB31D5">
        <w:rPr>
          <w:lang w:val="en-US"/>
        </w:rPr>
        <w:t xml:space="preserve">Design a </w:t>
      </w:r>
      <w:del w:id="5" w:author="PC" w:date="2024-08-09T11:25:00Z">
        <w:r w:rsidRPr="00FB31D5" w:rsidDel="00103926">
          <w:rPr>
            <w:lang w:val="en-US"/>
          </w:rPr>
          <w:delText>set</w:delText>
        </w:r>
        <w:r w:rsidDel="00103926">
          <w:rPr>
            <w:lang w:val="en-US"/>
          </w:rPr>
          <w:delText>-</w:delText>
        </w:r>
        <w:r w:rsidRPr="00FB31D5" w:rsidDel="00103926">
          <w:rPr>
            <w:lang w:val="en-US"/>
          </w:rPr>
          <w:delText>up</w:delText>
        </w:r>
      </w:del>
      <w:ins w:id="6" w:author="PC" w:date="2024-08-09T11:25:00Z">
        <w:r w:rsidR="00103926">
          <w:rPr>
            <w:lang w:val="en-US"/>
          </w:rPr>
          <w:t>framework</w:t>
        </w:r>
      </w:ins>
      <w:r w:rsidRPr="00FB31D5">
        <w:rPr>
          <w:lang w:val="en-US"/>
        </w:rPr>
        <w:t xml:space="preserve"> for the reliability evaluation of a CNN implemented on a Python-based environment considering the network architecture and data representation.</w:t>
      </w:r>
    </w:p>
    <w:p w14:paraId="52AAA211" w14:textId="77777777" w:rsidR="00935EE1" w:rsidRPr="00FB31D5" w:rsidRDefault="00935EE1" w:rsidP="00FB31D5">
      <w:pPr>
        <w:pStyle w:val="Prrafodelista"/>
        <w:rPr>
          <w:rFonts w:cs="Arial"/>
          <w:b/>
          <w:iCs/>
          <w:szCs w:val="22"/>
          <w:lang w:val="en-US"/>
        </w:rPr>
      </w:pPr>
    </w:p>
    <w:p w14:paraId="77184F99" w14:textId="09262F88" w:rsidR="00935EE1" w:rsidRPr="00FB31D5" w:rsidRDefault="0043030B" w:rsidP="00640E3E">
      <w:pPr>
        <w:pStyle w:val="Prrafodelista"/>
        <w:numPr>
          <w:ilvl w:val="1"/>
          <w:numId w:val="3"/>
        </w:numPr>
        <w:rPr>
          <w:rFonts w:cs="Arial"/>
          <w:b/>
          <w:iCs/>
          <w:szCs w:val="22"/>
          <w:lang w:val="en-US"/>
        </w:rPr>
      </w:pPr>
      <w:r w:rsidRPr="0043030B">
        <w:rPr>
          <w:rFonts w:cs="Arial"/>
          <w:b/>
          <w:iCs/>
          <w:szCs w:val="22"/>
          <w:lang w:val="en-US"/>
        </w:rPr>
        <w:t>SPECIFIC OBJECTIVES</w:t>
      </w:r>
    </w:p>
    <w:p w14:paraId="7AB29039" w14:textId="77777777" w:rsidR="00935EE1" w:rsidRPr="00FB31D5" w:rsidRDefault="00935EE1" w:rsidP="00640E3E">
      <w:pPr>
        <w:rPr>
          <w:rFonts w:cs="Arial"/>
          <w:b/>
          <w:iCs/>
          <w:szCs w:val="22"/>
          <w:lang w:val="en-US"/>
        </w:rPr>
      </w:pPr>
    </w:p>
    <w:p w14:paraId="4B3E926C" w14:textId="18FA34D9" w:rsidR="0043030B" w:rsidRPr="00FB31D5" w:rsidRDefault="0043030B" w:rsidP="00FB31D5">
      <w:pPr>
        <w:numPr>
          <w:ilvl w:val="0"/>
          <w:numId w:val="1"/>
        </w:numPr>
        <w:rPr>
          <w:rFonts w:cs="Arial"/>
          <w:iCs/>
          <w:szCs w:val="22"/>
          <w:lang w:val="en-US"/>
        </w:rPr>
      </w:pPr>
      <w:r w:rsidRPr="00FB31D5">
        <w:rPr>
          <w:lang w:val="en-US"/>
        </w:rPr>
        <w:t>Identify types of CNN architectures, their data representation, and reliability evaluation mechanisms for high-level systems.</w:t>
      </w:r>
    </w:p>
    <w:p w14:paraId="2F53CD6C" w14:textId="53144483" w:rsidR="00935EE1" w:rsidRPr="00FB31D5" w:rsidRDefault="00935EE1">
      <w:pPr>
        <w:ind w:left="1080"/>
        <w:rPr>
          <w:rFonts w:cs="Arial"/>
          <w:iCs/>
          <w:szCs w:val="22"/>
          <w:lang w:val="en-US"/>
        </w:rPr>
      </w:pPr>
    </w:p>
    <w:p w14:paraId="79973DA8" w14:textId="7410C617" w:rsidR="0043030B" w:rsidRPr="00FB31D5" w:rsidRDefault="0043030B" w:rsidP="00E51FBB">
      <w:pPr>
        <w:numPr>
          <w:ilvl w:val="0"/>
          <w:numId w:val="1"/>
        </w:numPr>
        <w:rPr>
          <w:rFonts w:cs="Arial"/>
          <w:iCs/>
          <w:szCs w:val="22"/>
          <w:lang w:val="en-US"/>
        </w:rPr>
      </w:pPr>
      <w:r w:rsidRPr="00FB31D5">
        <w:rPr>
          <w:lang w:val="en-US"/>
        </w:rPr>
        <w:t>Develop a testing environment that includes implementation, training, and tools to evaluate the reliability of CNN</w:t>
      </w:r>
      <w:r>
        <w:rPr>
          <w:lang w:val="en-US"/>
        </w:rPr>
        <w:t>’</w:t>
      </w:r>
      <w:r w:rsidRPr="00FB31D5">
        <w:rPr>
          <w:lang w:val="en-US"/>
        </w:rPr>
        <w:t>s.</w:t>
      </w:r>
    </w:p>
    <w:p w14:paraId="6FEFA32A" w14:textId="77777777" w:rsidR="00A50DCE" w:rsidRPr="00FB31D5" w:rsidRDefault="00A50DCE" w:rsidP="00FB31D5">
      <w:pPr>
        <w:ind w:left="1080"/>
        <w:rPr>
          <w:rFonts w:cs="Arial"/>
          <w:iCs/>
          <w:szCs w:val="22"/>
          <w:lang w:val="en-US"/>
        </w:rPr>
      </w:pPr>
    </w:p>
    <w:p w14:paraId="3EA0DE5E" w14:textId="5A186809" w:rsidR="00935EE1" w:rsidRPr="00FB31D5" w:rsidRDefault="0043030B" w:rsidP="00640E3E">
      <w:pPr>
        <w:numPr>
          <w:ilvl w:val="0"/>
          <w:numId w:val="1"/>
        </w:numPr>
        <w:rPr>
          <w:rFonts w:cs="Arial"/>
          <w:iCs/>
          <w:szCs w:val="22"/>
          <w:lang w:val="en-US"/>
        </w:rPr>
      </w:pPr>
      <w:r w:rsidRPr="00FB31D5">
        <w:rPr>
          <w:lang w:val="en-US"/>
        </w:rPr>
        <w:t>Execute tests to assess the reliability of selected CNN</w:t>
      </w:r>
      <w:r>
        <w:rPr>
          <w:lang w:val="en-US"/>
        </w:rPr>
        <w:t>'</w:t>
      </w:r>
      <w:r w:rsidRPr="00FB31D5">
        <w:rPr>
          <w:lang w:val="en-US"/>
        </w:rPr>
        <w:t>s and collect the data</w:t>
      </w:r>
      <w:r w:rsidR="00935EE1" w:rsidRPr="00FB31D5">
        <w:rPr>
          <w:rFonts w:cs="Arial"/>
          <w:iCs/>
          <w:szCs w:val="22"/>
          <w:lang w:val="en-US"/>
        </w:rPr>
        <w:t xml:space="preserve">. </w:t>
      </w:r>
    </w:p>
    <w:p w14:paraId="3928618B" w14:textId="77777777" w:rsidR="00A50DCE" w:rsidRPr="00FB31D5" w:rsidRDefault="00A50DCE" w:rsidP="002E290D">
      <w:pPr>
        <w:ind w:left="1080"/>
        <w:rPr>
          <w:rFonts w:cs="Arial"/>
          <w:iCs/>
          <w:szCs w:val="22"/>
          <w:lang w:val="en-US"/>
        </w:rPr>
      </w:pPr>
    </w:p>
    <w:p w14:paraId="3C7F8F8B" w14:textId="755C0CA4" w:rsidR="00935EE1" w:rsidRPr="00FB31D5" w:rsidRDefault="00B167A3" w:rsidP="00640E3E">
      <w:pPr>
        <w:numPr>
          <w:ilvl w:val="0"/>
          <w:numId w:val="1"/>
        </w:numPr>
        <w:rPr>
          <w:rFonts w:cs="Arial"/>
          <w:iCs/>
          <w:szCs w:val="22"/>
          <w:lang w:val="en-US"/>
        </w:rPr>
      </w:pPr>
      <w:r w:rsidRPr="00FB31D5">
        <w:rPr>
          <w:lang w:val="en-US"/>
        </w:rPr>
        <w:t>Analyze and validate the obtained results</w:t>
      </w:r>
      <w:r>
        <w:rPr>
          <w:u w:val="single"/>
          <w:lang w:val="en-US"/>
        </w:rPr>
        <w:t>.</w:t>
      </w:r>
      <w:r w:rsidR="00935EE1" w:rsidRPr="00FB31D5">
        <w:rPr>
          <w:rFonts w:cs="Arial"/>
          <w:iCs/>
          <w:szCs w:val="22"/>
          <w:lang w:val="en-US"/>
        </w:rPr>
        <w:t xml:space="preserve"> </w:t>
      </w:r>
    </w:p>
    <w:p w14:paraId="04B2A7B5" w14:textId="4F07FB00" w:rsidR="00935EE1" w:rsidRPr="00FB31D5" w:rsidRDefault="00935EE1" w:rsidP="00640E3E">
      <w:pPr>
        <w:pStyle w:val="Prrafodelista"/>
        <w:ind w:left="360"/>
        <w:rPr>
          <w:rFonts w:cs="Arial"/>
          <w:b/>
          <w:iCs/>
          <w:szCs w:val="22"/>
          <w:lang w:val="en-US"/>
        </w:rPr>
      </w:pPr>
    </w:p>
    <w:p w14:paraId="00351E59" w14:textId="040A783C" w:rsidR="00F65FE0" w:rsidRPr="00FB31D5" w:rsidRDefault="00F65FE0" w:rsidP="00640E3E">
      <w:pPr>
        <w:pStyle w:val="Prrafodelista"/>
        <w:ind w:left="360"/>
        <w:rPr>
          <w:rFonts w:cs="Arial"/>
          <w:iCs/>
          <w:szCs w:val="22"/>
          <w:lang w:val="en-US"/>
        </w:rPr>
      </w:pPr>
    </w:p>
    <w:p w14:paraId="08AC9858" w14:textId="675DD494" w:rsidR="009A70FD" w:rsidRPr="00FB31D5" w:rsidRDefault="009A70FD" w:rsidP="00E51FBB">
      <w:pPr>
        <w:pStyle w:val="Prrafodelista"/>
        <w:numPr>
          <w:ilvl w:val="0"/>
          <w:numId w:val="3"/>
        </w:numPr>
        <w:rPr>
          <w:rFonts w:cs="Arial"/>
          <w:b/>
          <w:iCs/>
          <w:szCs w:val="22"/>
          <w:lang w:val="en-US"/>
        </w:rPr>
      </w:pPr>
      <w:r w:rsidRPr="00FB31D5">
        <w:rPr>
          <w:b/>
        </w:rPr>
        <w:t>METHODOLOGY</w:t>
      </w:r>
    </w:p>
    <w:p w14:paraId="11BCE01B" w14:textId="77777777" w:rsidR="00935EE1" w:rsidRPr="00FB31D5" w:rsidRDefault="00935EE1" w:rsidP="00FB31D5">
      <w:pPr>
        <w:pStyle w:val="Prrafodelista"/>
        <w:ind w:left="360"/>
        <w:rPr>
          <w:rFonts w:cs="Arial"/>
          <w:b/>
          <w:iCs/>
          <w:szCs w:val="22"/>
          <w:lang w:val="en-US"/>
        </w:rPr>
      </w:pPr>
    </w:p>
    <w:p w14:paraId="6DE6B3E5" w14:textId="77777777" w:rsidR="007959AC" w:rsidRPr="00FB31D5" w:rsidRDefault="007959AC" w:rsidP="007959AC">
      <w:pPr>
        <w:rPr>
          <w:rFonts w:cs="Arial"/>
          <w:bCs/>
          <w:iCs/>
          <w:szCs w:val="22"/>
          <w:lang w:val="en-US"/>
        </w:rPr>
      </w:pPr>
      <w:r w:rsidRPr="00FB31D5">
        <w:rPr>
          <w:rFonts w:cs="Arial"/>
          <w:bCs/>
          <w:iCs/>
          <w:szCs w:val="22"/>
          <w:lang w:val="en-US"/>
        </w:rPr>
        <w:t>This project aims to apply theoretical and experimental knowledge to address a real problem related to the reliability of CNNs, classifying it as applied and experimental research. In this investigation, controlled tests will be conducted to evaluate the reliability of CNNs by applying controlled fault injection. The reliability and performance of the network will be analyzed based on different fault conditions. This experimental methodology allows us to establish causal relationships and accurately measure the effect of independent variables, in this case, fault injection, on the dependent variables, which are the reliability and performance of the CNN.</w:t>
      </w:r>
    </w:p>
    <w:p w14:paraId="6E3B2245" w14:textId="77777777" w:rsidR="00935EE1" w:rsidRPr="00FB31D5" w:rsidRDefault="00935EE1" w:rsidP="00627EA5">
      <w:pPr>
        <w:pStyle w:val="Prrafodelista"/>
        <w:ind w:left="360"/>
        <w:rPr>
          <w:rFonts w:cs="Arial"/>
          <w:b/>
          <w:iCs/>
          <w:szCs w:val="22"/>
          <w:lang w:val="en-US"/>
        </w:rPr>
      </w:pPr>
    </w:p>
    <w:p w14:paraId="6D9EB0AB" w14:textId="034D7AB7" w:rsidR="00935EE1" w:rsidRPr="00FB31D5" w:rsidRDefault="007959AC" w:rsidP="000B20EB">
      <w:pPr>
        <w:pStyle w:val="Prrafodelista"/>
        <w:numPr>
          <w:ilvl w:val="0"/>
          <w:numId w:val="3"/>
        </w:numPr>
        <w:rPr>
          <w:rFonts w:cs="Arial"/>
          <w:b/>
          <w:iCs/>
          <w:szCs w:val="22"/>
          <w:lang w:val="en-US"/>
        </w:rPr>
      </w:pPr>
      <w:r>
        <w:rPr>
          <w:rFonts w:cs="Arial"/>
          <w:b/>
          <w:iCs/>
          <w:szCs w:val="22"/>
          <w:lang w:val="en-US"/>
        </w:rPr>
        <w:t>ACTIVITIES</w:t>
      </w:r>
    </w:p>
    <w:p w14:paraId="7BEC76D8" w14:textId="77777777" w:rsidR="00935EE1" w:rsidRPr="00FB31D5" w:rsidRDefault="00935EE1" w:rsidP="00986B97">
      <w:pPr>
        <w:rPr>
          <w:rFonts w:cs="Arial"/>
          <w:b/>
          <w:iCs/>
          <w:szCs w:val="22"/>
          <w:lang w:val="en-US"/>
        </w:rPr>
      </w:pPr>
    </w:p>
    <w:p w14:paraId="5ACB5B70" w14:textId="77777777" w:rsidR="007959AC" w:rsidRPr="00FB31D5" w:rsidRDefault="007959AC" w:rsidP="00986B97">
      <w:pPr>
        <w:rPr>
          <w:rFonts w:cs="Arial"/>
          <w:bCs/>
          <w:iCs/>
          <w:szCs w:val="22"/>
          <w:lang w:val="en-US"/>
        </w:rPr>
      </w:pPr>
      <w:r w:rsidRPr="00FB31D5">
        <w:rPr>
          <w:rFonts w:cs="Arial"/>
          <w:bCs/>
          <w:iCs/>
          <w:szCs w:val="22"/>
          <w:lang w:val="en-US"/>
        </w:rPr>
        <w:t>The activities that will enable the execution of the various specific objectives are outlined in this section.</w:t>
      </w:r>
    </w:p>
    <w:p w14:paraId="208A622A" w14:textId="77777777" w:rsidR="00935EE1" w:rsidRPr="00FB31D5" w:rsidRDefault="00935EE1" w:rsidP="00986B97">
      <w:pPr>
        <w:rPr>
          <w:rFonts w:cs="Arial"/>
          <w:b/>
          <w:iCs/>
          <w:szCs w:val="22"/>
          <w:lang w:val="en-US"/>
        </w:rPr>
      </w:pPr>
    </w:p>
    <w:p w14:paraId="77E4AA0A" w14:textId="3128BEF0" w:rsidR="00935EE1" w:rsidRPr="00FB31D5" w:rsidRDefault="002C7C2D" w:rsidP="002E290D">
      <w:pPr>
        <w:rPr>
          <w:rFonts w:cs="Arial"/>
          <w:bCs/>
          <w:iCs/>
          <w:szCs w:val="22"/>
          <w:lang w:val="en-US"/>
        </w:rPr>
      </w:pPr>
      <w:r w:rsidRPr="00FB31D5">
        <w:rPr>
          <w:rFonts w:cs="Arial"/>
          <w:bCs/>
          <w:iCs/>
          <w:szCs w:val="22"/>
          <w:lang w:val="en-US"/>
        </w:rPr>
        <w:t xml:space="preserve">a. </w:t>
      </w:r>
      <w:r w:rsidR="00E51FBB" w:rsidRPr="00E51FBB">
        <w:rPr>
          <w:rFonts w:cs="Arial"/>
          <w:bCs/>
          <w:iCs/>
          <w:szCs w:val="22"/>
          <w:lang w:val="en-US"/>
        </w:rPr>
        <w:t>To achieve the first specific objective, “Identify types of CNN architectures, their data representation, and reliability evaluation mechanisms for high-level systems,” the following activities are proposed:</w:t>
      </w:r>
    </w:p>
    <w:p w14:paraId="1A5C3819" w14:textId="77777777" w:rsidR="00935EE1" w:rsidRPr="00FB31D5" w:rsidRDefault="00935EE1" w:rsidP="00986B97">
      <w:pPr>
        <w:rPr>
          <w:rFonts w:cs="Arial"/>
          <w:b/>
          <w:iCs/>
          <w:szCs w:val="22"/>
          <w:lang w:val="en-US"/>
        </w:rPr>
      </w:pPr>
    </w:p>
    <w:p w14:paraId="5EE0D14D" w14:textId="26D9FE55" w:rsidR="00935EE1" w:rsidRPr="00FB31D5" w:rsidRDefault="00E51FBB" w:rsidP="002C7C2D">
      <w:pPr>
        <w:pStyle w:val="Prrafodelista"/>
        <w:numPr>
          <w:ilvl w:val="0"/>
          <w:numId w:val="2"/>
        </w:numPr>
        <w:rPr>
          <w:rFonts w:cs="Arial"/>
          <w:bCs/>
          <w:iCs/>
          <w:szCs w:val="22"/>
          <w:lang w:val="en-US"/>
        </w:rPr>
      </w:pPr>
      <w:r w:rsidRPr="00FB31D5">
        <w:rPr>
          <w:lang w:val="en-US"/>
        </w:rPr>
        <w:t>Investigate the different types of existing neural network architectures.</w:t>
      </w:r>
    </w:p>
    <w:p w14:paraId="688B7C43" w14:textId="77777777" w:rsidR="00295630" w:rsidRPr="00FB31D5" w:rsidRDefault="00295630" w:rsidP="002E290D">
      <w:pPr>
        <w:pStyle w:val="Prrafodelista"/>
        <w:rPr>
          <w:rFonts w:cs="Arial"/>
          <w:bCs/>
          <w:iCs/>
          <w:szCs w:val="22"/>
          <w:lang w:val="en-US"/>
        </w:rPr>
      </w:pPr>
    </w:p>
    <w:p w14:paraId="1F34BAC7" w14:textId="77777777" w:rsidR="00E51FBB" w:rsidRDefault="00E51FBB" w:rsidP="00FB31D5">
      <w:pPr>
        <w:pStyle w:val="Prrafodelista"/>
        <w:numPr>
          <w:ilvl w:val="0"/>
          <w:numId w:val="2"/>
        </w:numPr>
        <w:rPr>
          <w:rFonts w:cs="Arial"/>
          <w:bCs/>
          <w:iCs/>
          <w:szCs w:val="22"/>
          <w:lang w:val="en-US"/>
        </w:rPr>
      </w:pPr>
      <w:r w:rsidRPr="00E51FBB">
        <w:rPr>
          <w:rFonts w:cs="Arial"/>
          <w:bCs/>
          <w:iCs/>
          <w:szCs w:val="22"/>
          <w:lang w:val="en-US"/>
        </w:rPr>
        <w:t>Explore the data representations that can occur in neural networks and examine their effects.</w:t>
      </w:r>
    </w:p>
    <w:p w14:paraId="6D46FB21" w14:textId="77777777" w:rsidR="00295630" w:rsidRPr="00FB31D5" w:rsidRDefault="00295630" w:rsidP="00FB31D5">
      <w:pPr>
        <w:pStyle w:val="Prrafodelista"/>
        <w:rPr>
          <w:rFonts w:cs="Arial"/>
          <w:bCs/>
          <w:iCs/>
          <w:szCs w:val="22"/>
          <w:lang w:val="en-US"/>
        </w:rPr>
      </w:pPr>
    </w:p>
    <w:p w14:paraId="4E2EB035" w14:textId="13FED5C1" w:rsidR="00E51FBB" w:rsidRPr="00FB31D5" w:rsidRDefault="00E51FBB" w:rsidP="00FB31D5">
      <w:pPr>
        <w:pStyle w:val="Prrafodelista"/>
        <w:numPr>
          <w:ilvl w:val="0"/>
          <w:numId w:val="2"/>
        </w:numPr>
        <w:rPr>
          <w:rFonts w:cs="Arial"/>
          <w:bCs/>
          <w:iCs/>
          <w:szCs w:val="22"/>
          <w:lang w:val="en-US"/>
        </w:rPr>
      </w:pPr>
      <w:r w:rsidRPr="00FB31D5">
        <w:rPr>
          <w:lang w:val="en-US"/>
        </w:rPr>
        <w:lastRenderedPageBreak/>
        <w:t>Review the various methods for evaluating the reliability of convolutional neural networks.</w:t>
      </w:r>
    </w:p>
    <w:p w14:paraId="1F821AB8" w14:textId="77777777" w:rsidR="00935EE1" w:rsidRPr="00FB31D5" w:rsidRDefault="00935EE1" w:rsidP="00FB31D5">
      <w:pPr>
        <w:pStyle w:val="Prrafodelista"/>
        <w:rPr>
          <w:rFonts w:cs="Arial"/>
          <w:bCs/>
          <w:iCs/>
          <w:szCs w:val="22"/>
          <w:lang w:val="en-US"/>
        </w:rPr>
      </w:pPr>
    </w:p>
    <w:p w14:paraId="5D47CD99" w14:textId="3D4A7A00" w:rsidR="00935EE1" w:rsidRPr="00FB31D5" w:rsidRDefault="002C7C2D" w:rsidP="002E290D">
      <w:pPr>
        <w:rPr>
          <w:rFonts w:cs="Arial"/>
          <w:bCs/>
          <w:iCs/>
          <w:szCs w:val="22"/>
          <w:lang w:val="en-US"/>
        </w:rPr>
      </w:pPr>
      <w:r w:rsidRPr="00FB31D5">
        <w:rPr>
          <w:rFonts w:cs="Arial"/>
          <w:bCs/>
          <w:iCs/>
          <w:szCs w:val="22"/>
          <w:lang w:val="en-US"/>
        </w:rPr>
        <w:t xml:space="preserve">b. </w:t>
      </w:r>
      <w:r w:rsidR="00E51FBB" w:rsidRPr="00FB31D5">
        <w:rPr>
          <w:lang w:val="en-US"/>
        </w:rPr>
        <w:t>To achieve the second specific objective, “Develop a test environment that includes implementation, training, and tools to evaluate the reliability of CNNs,” the following activities are proposed:</w:t>
      </w:r>
    </w:p>
    <w:p w14:paraId="26A74EBC" w14:textId="77777777" w:rsidR="00935EE1" w:rsidRPr="00FB31D5" w:rsidRDefault="00935EE1" w:rsidP="003F326F">
      <w:pPr>
        <w:ind w:left="720"/>
        <w:rPr>
          <w:rFonts w:cs="Arial"/>
          <w:bCs/>
          <w:iCs/>
          <w:szCs w:val="22"/>
          <w:lang w:val="en-US"/>
        </w:rPr>
      </w:pPr>
    </w:p>
    <w:p w14:paraId="0C5FDBB7" w14:textId="6D372325" w:rsidR="00E51FBB" w:rsidRPr="00FB31D5" w:rsidRDefault="00E51FBB" w:rsidP="00E51FBB">
      <w:pPr>
        <w:pStyle w:val="Prrafodelista"/>
        <w:numPr>
          <w:ilvl w:val="0"/>
          <w:numId w:val="2"/>
        </w:numPr>
        <w:rPr>
          <w:rFonts w:cs="Arial"/>
          <w:bCs/>
          <w:iCs/>
          <w:szCs w:val="22"/>
          <w:lang w:val="en-US"/>
        </w:rPr>
      </w:pPr>
      <w:r w:rsidRPr="00FB31D5">
        <w:rPr>
          <w:lang w:val="en-US"/>
        </w:rPr>
        <w:t>Implement 3 types of network architectures (</w:t>
      </w:r>
      <w:proofErr w:type="spellStart"/>
      <w:r w:rsidRPr="00FB31D5">
        <w:rPr>
          <w:lang w:val="en-US"/>
        </w:rPr>
        <w:t>Alexnet</w:t>
      </w:r>
      <w:proofErr w:type="spellEnd"/>
      <w:r w:rsidRPr="00FB31D5">
        <w:rPr>
          <w:lang w:val="en-US"/>
        </w:rPr>
        <w:t>, VGG, LeNet-5).</w:t>
      </w:r>
    </w:p>
    <w:p w14:paraId="4FF518F8" w14:textId="77777777" w:rsidR="00645B05" w:rsidRPr="00FB31D5" w:rsidRDefault="00645B05" w:rsidP="00FB31D5">
      <w:pPr>
        <w:pStyle w:val="Prrafodelista"/>
        <w:rPr>
          <w:rFonts w:cs="Arial"/>
          <w:bCs/>
          <w:iCs/>
          <w:szCs w:val="22"/>
          <w:lang w:val="en-US"/>
        </w:rPr>
      </w:pPr>
    </w:p>
    <w:p w14:paraId="4EB55A26" w14:textId="77777777" w:rsidR="00E51FBB" w:rsidRPr="00FB31D5" w:rsidRDefault="00E51FBB" w:rsidP="00FB31D5">
      <w:pPr>
        <w:pStyle w:val="Prrafodelista"/>
        <w:numPr>
          <w:ilvl w:val="0"/>
          <w:numId w:val="2"/>
        </w:numPr>
        <w:rPr>
          <w:rFonts w:cs="Arial"/>
          <w:bCs/>
          <w:iCs/>
          <w:szCs w:val="22"/>
          <w:lang w:val="en-US"/>
        </w:rPr>
      </w:pPr>
      <w:r w:rsidRPr="00FB31D5">
        <w:rPr>
          <w:lang w:val="en-US"/>
        </w:rPr>
        <w:t>Perform training and inference of the selected architectures.</w:t>
      </w:r>
    </w:p>
    <w:p w14:paraId="0AC79392" w14:textId="77777777" w:rsidR="00645B05" w:rsidRPr="00FB31D5" w:rsidRDefault="00645B05" w:rsidP="00FB31D5">
      <w:pPr>
        <w:pStyle w:val="Prrafodelista"/>
        <w:rPr>
          <w:rFonts w:cs="Arial"/>
          <w:bCs/>
          <w:iCs/>
          <w:szCs w:val="22"/>
          <w:lang w:val="en-US"/>
        </w:rPr>
      </w:pPr>
    </w:p>
    <w:p w14:paraId="08AA057C" w14:textId="774C37C7" w:rsidR="00E51FBB" w:rsidRPr="00FB31D5" w:rsidRDefault="00E51FBB" w:rsidP="00E51FBB">
      <w:pPr>
        <w:pStyle w:val="Prrafodelista"/>
        <w:numPr>
          <w:ilvl w:val="0"/>
          <w:numId w:val="2"/>
        </w:numPr>
        <w:rPr>
          <w:rFonts w:cs="Arial"/>
          <w:bCs/>
          <w:iCs/>
          <w:szCs w:val="22"/>
          <w:lang w:val="en-US"/>
        </w:rPr>
      </w:pPr>
      <w:r w:rsidRPr="00FB31D5">
        <w:rPr>
          <w:lang w:val="en-US"/>
        </w:rPr>
        <w:t>Implement the “Pruning” method in the already trained architectures.</w:t>
      </w:r>
    </w:p>
    <w:p w14:paraId="12329C07" w14:textId="77777777" w:rsidR="00645B05" w:rsidRPr="00FB31D5" w:rsidRDefault="00645B05" w:rsidP="00FB31D5">
      <w:pPr>
        <w:pStyle w:val="Prrafodelista"/>
        <w:rPr>
          <w:rFonts w:cs="Arial"/>
          <w:bCs/>
          <w:iCs/>
          <w:szCs w:val="22"/>
          <w:lang w:val="en-US"/>
        </w:rPr>
      </w:pPr>
    </w:p>
    <w:p w14:paraId="4F4C0A59" w14:textId="4A277718" w:rsidR="00935EE1" w:rsidRPr="00FB31D5" w:rsidRDefault="00E51FBB" w:rsidP="002C7C2D">
      <w:pPr>
        <w:pStyle w:val="Prrafodelista"/>
        <w:numPr>
          <w:ilvl w:val="0"/>
          <w:numId w:val="2"/>
        </w:numPr>
        <w:rPr>
          <w:rFonts w:cs="Arial"/>
          <w:bCs/>
          <w:iCs/>
          <w:szCs w:val="22"/>
          <w:lang w:val="en-US"/>
        </w:rPr>
      </w:pPr>
      <w:r w:rsidRPr="00FB31D5">
        <w:rPr>
          <w:lang w:val="en-US"/>
        </w:rPr>
        <w:t>Investigate the format in which the trained network data is delivered and visualize this data.</w:t>
      </w:r>
    </w:p>
    <w:p w14:paraId="3335D41F" w14:textId="77777777" w:rsidR="00935EE1" w:rsidRPr="00FB31D5" w:rsidRDefault="00935EE1" w:rsidP="003F326F">
      <w:pPr>
        <w:pStyle w:val="Prrafodelista"/>
        <w:rPr>
          <w:rFonts w:cs="Arial"/>
          <w:bCs/>
          <w:iCs/>
          <w:szCs w:val="22"/>
          <w:lang w:val="en-US"/>
        </w:rPr>
      </w:pPr>
    </w:p>
    <w:p w14:paraId="3317704B" w14:textId="382ED783" w:rsidR="00935EE1" w:rsidRPr="00FB31D5" w:rsidRDefault="002C7C2D" w:rsidP="002E290D">
      <w:pPr>
        <w:rPr>
          <w:rFonts w:cs="Arial"/>
          <w:iCs/>
          <w:szCs w:val="22"/>
          <w:lang w:val="en-US"/>
        </w:rPr>
      </w:pPr>
      <w:r w:rsidRPr="00FB31D5">
        <w:rPr>
          <w:rFonts w:cs="Arial"/>
          <w:bCs/>
          <w:iCs/>
          <w:szCs w:val="22"/>
          <w:lang w:val="en-US"/>
        </w:rPr>
        <w:t>c.</w:t>
      </w:r>
      <w:r w:rsidR="00E51FBB">
        <w:rPr>
          <w:lang w:val="en-US"/>
        </w:rPr>
        <w:t xml:space="preserve"> </w:t>
      </w:r>
      <w:r w:rsidR="00E51FBB" w:rsidRPr="00FB31D5">
        <w:rPr>
          <w:lang w:val="en-US"/>
        </w:rPr>
        <w:t>To achieve the third specific objective, “Conduct tests to evaluate the reliability of selected CNNs and collect data,” the following activities are proposed:</w:t>
      </w:r>
    </w:p>
    <w:p w14:paraId="253BCE94" w14:textId="77777777" w:rsidR="00935EE1" w:rsidRPr="00FB31D5" w:rsidRDefault="00935EE1" w:rsidP="00662ADF">
      <w:pPr>
        <w:rPr>
          <w:rFonts w:cs="Arial"/>
          <w:bCs/>
          <w:iCs/>
          <w:szCs w:val="22"/>
          <w:lang w:val="en-US"/>
        </w:rPr>
      </w:pPr>
    </w:p>
    <w:p w14:paraId="2AC6FF8C" w14:textId="780E7ED3" w:rsidR="00E51FBB" w:rsidRPr="00FB31D5" w:rsidRDefault="00E51FBB" w:rsidP="00E51FBB">
      <w:pPr>
        <w:pStyle w:val="Prrafodelista"/>
        <w:numPr>
          <w:ilvl w:val="0"/>
          <w:numId w:val="2"/>
        </w:numPr>
        <w:rPr>
          <w:rFonts w:cs="Arial"/>
          <w:bCs/>
          <w:iCs/>
          <w:szCs w:val="22"/>
          <w:lang w:val="en-US"/>
        </w:rPr>
      </w:pPr>
      <w:r w:rsidRPr="00FB31D5">
        <w:rPr>
          <w:lang w:val="en-US"/>
        </w:rPr>
        <w:t>Implement code that allows access to the information of each layer and modify at least one data point in them.</w:t>
      </w:r>
    </w:p>
    <w:p w14:paraId="050A46C4" w14:textId="77777777" w:rsidR="00645B05" w:rsidRPr="00FB31D5" w:rsidRDefault="00645B05" w:rsidP="00FB31D5">
      <w:pPr>
        <w:pStyle w:val="Prrafodelista"/>
        <w:rPr>
          <w:rFonts w:cs="Arial"/>
          <w:bCs/>
          <w:iCs/>
          <w:szCs w:val="22"/>
          <w:lang w:val="en-US"/>
        </w:rPr>
      </w:pPr>
    </w:p>
    <w:p w14:paraId="3CCFA6AF" w14:textId="77777777" w:rsidR="00E51FBB" w:rsidRPr="00FB31D5" w:rsidRDefault="00E51FBB" w:rsidP="00FB31D5">
      <w:pPr>
        <w:pStyle w:val="Prrafodelista"/>
        <w:numPr>
          <w:ilvl w:val="0"/>
          <w:numId w:val="2"/>
        </w:numPr>
        <w:rPr>
          <w:rFonts w:cs="Arial"/>
          <w:bCs/>
          <w:iCs/>
          <w:szCs w:val="22"/>
          <w:lang w:val="en-US"/>
        </w:rPr>
      </w:pPr>
      <w:r w:rsidRPr="00FB31D5">
        <w:rPr>
          <w:lang w:val="en-US"/>
        </w:rPr>
        <w:t>Perform inferences on the trained networks: Golden model and the fault model.</w:t>
      </w:r>
    </w:p>
    <w:p w14:paraId="56D655F4" w14:textId="77777777" w:rsidR="009F1DF6" w:rsidRPr="00FB31D5" w:rsidRDefault="009F1DF6" w:rsidP="00FB31D5">
      <w:pPr>
        <w:pStyle w:val="Prrafodelista"/>
        <w:rPr>
          <w:rFonts w:cs="Arial"/>
          <w:bCs/>
          <w:iCs/>
          <w:szCs w:val="22"/>
          <w:lang w:val="en-US"/>
        </w:rPr>
      </w:pPr>
    </w:p>
    <w:p w14:paraId="0A4BDCB3" w14:textId="0FC593C3" w:rsidR="00E51FBB" w:rsidRPr="00FB31D5" w:rsidRDefault="00E51FBB" w:rsidP="00E51FBB">
      <w:pPr>
        <w:pStyle w:val="Prrafodelista"/>
        <w:numPr>
          <w:ilvl w:val="0"/>
          <w:numId w:val="2"/>
        </w:numPr>
        <w:rPr>
          <w:rFonts w:cs="Arial"/>
          <w:bCs/>
          <w:iCs/>
          <w:szCs w:val="22"/>
          <w:lang w:val="en-US"/>
        </w:rPr>
      </w:pPr>
      <w:r w:rsidRPr="00FB31D5">
        <w:rPr>
          <w:lang w:val="en-US"/>
        </w:rPr>
        <w:t>Collect the information generated during the inference of both models.</w:t>
      </w:r>
    </w:p>
    <w:p w14:paraId="6E40074F" w14:textId="77777777" w:rsidR="00935EE1" w:rsidRPr="00FB31D5" w:rsidRDefault="00935EE1" w:rsidP="00FB31D5">
      <w:pPr>
        <w:pStyle w:val="Prrafodelista"/>
        <w:rPr>
          <w:rFonts w:cs="Arial"/>
          <w:bCs/>
          <w:iCs/>
          <w:szCs w:val="22"/>
          <w:lang w:val="en-US"/>
        </w:rPr>
      </w:pPr>
    </w:p>
    <w:p w14:paraId="29656546" w14:textId="22B77FB4" w:rsidR="00935EE1" w:rsidRPr="00FB31D5" w:rsidRDefault="002C7C2D" w:rsidP="002E290D">
      <w:pPr>
        <w:rPr>
          <w:rFonts w:cs="Arial"/>
          <w:iCs/>
          <w:szCs w:val="22"/>
          <w:lang w:val="en-US"/>
        </w:rPr>
      </w:pPr>
      <w:r w:rsidRPr="00FB31D5">
        <w:rPr>
          <w:rFonts w:cs="Arial"/>
          <w:bCs/>
          <w:iCs/>
          <w:szCs w:val="22"/>
          <w:lang w:val="en-US"/>
        </w:rPr>
        <w:t xml:space="preserve">d. </w:t>
      </w:r>
      <w:r w:rsidR="00E51FBB" w:rsidRPr="00E51FBB">
        <w:rPr>
          <w:rFonts w:cs="Arial"/>
          <w:bCs/>
          <w:iCs/>
          <w:szCs w:val="22"/>
          <w:lang w:val="en-US"/>
        </w:rPr>
        <w:t>To achieve the fourth specific objective, “Analyze and validate the obtained results,” the following activities are proposed:</w:t>
      </w:r>
    </w:p>
    <w:p w14:paraId="31EB06C5" w14:textId="77777777" w:rsidR="00935EE1" w:rsidRPr="00FB31D5" w:rsidRDefault="00935EE1" w:rsidP="00E11C7D">
      <w:pPr>
        <w:ind w:left="360"/>
        <w:rPr>
          <w:rFonts w:cs="Arial"/>
          <w:bCs/>
          <w:iCs/>
          <w:szCs w:val="22"/>
          <w:lang w:val="en-US"/>
        </w:rPr>
      </w:pPr>
    </w:p>
    <w:p w14:paraId="2A817F26" w14:textId="74AAF28E" w:rsidR="00E51FBB" w:rsidRPr="00FB31D5" w:rsidRDefault="00E51FBB" w:rsidP="00E51FBB">
      <w:pPr>
        <w:pStyle w:val="Prrafodelista"/>
        <w:numPr>
          <w:ilvl w:val="0"/>
          <w:numId w:val="2"/>
        </w:numPr>
        <w:rPr>
          <w:rFonts w:cs="Arial"/>
          <w:bCs/>
          <w:iCs/>
          <w:szCs w:val="22"/>
          <w:lang w:val="en-US"/>
        </w:rPr>
      </w:pPr>
      <w:r w:rsidRPr="00FB31D5">
        <w:rPr>
          <w:lang w:val="en-US"/>
        </w:rPr>
        <w:t>Analyze the obtained data and compare the results of the Golden model with those of the fault model.</w:t>
      </w:r>
    </w:p>
    <w:p w14:paraId="7F2A8A3D" w14:textId="77777777" w:rsidR="00645B05" w:rsidRPr="00FB31D5" w:rsidRDefault="00645B05" w:rsidP="00FB31D5">
      <w:pPr>
        <w:pStyle w:val="Prrafodelista"/>
        <w:rPr>
          <w:rFonts w:cs="Arial"/>
          <w:bCs/>
          <w:iCs/>
          <w:szCs w:val="22"/>
          <w:lang w:val="en-US"/>
        </w:rPr>
      </w:pPr>
    </w:p>
    <w:p w14:paraId="6A981CC5" w14:textId="69642BA1" w:rsidR="00E51FBB" w:rsidRPr="00FB31D5" w:rsidRDefault="00E51FBB" w:rsidP="00E51FBB">
      <w:pPr>
        <w:pStyle w:val="Prrafodelista"/>
        <w:numPr>
          <w:ilvl w:val="0"/>
          <w:numId w:val="2"/>
        </w:numPr>
        <w:rPr>
          <w:rFonts w:cs="Arial"/>
          <w:bCs/>
          <w:iCs/>
          <w:szCs w:val="22"/>
          <w:lang w:val="en-US"/>
        </w:rPr>
      </w:pPr>
      <w:r w:rsidRPr="00FB31D5">
        <w:rPr>
          <w:lang w:val="en-US"/>
        </w:rPr>
        <w:t>Conclude the obtained results.</w:t>
      </w:r>
    </w:p>
    <w:p w14:paraId="402AE2B6" w14:textId="4D81F0E8" w:rsidR="000E781F" w:rsidRDefault="000E781F" w:rsidP="00986B97">
      <w:pPr>
        <w:rPr>
          <w:rFonts w:cs="Arial"/>
          <w:iCs/>
          <w:szCs w:val="22"/>
          <w:lang w:val="en-US"/>
        </w:rPr>
      </w:pPr>
    </w:p>
    <w:p w14:paraId="0D03D218" w14:textId="77777777" w:rsidR="00E51FBB" w:rsidRPr="00FB31D5" w:rsidRDefault="00E51FBB" w:rsidP="00986B97">
      <w:pPr>
        <w:rPr>
          <w:rFonts w:cs="Arial"/>
          <w:iCs/>
          <w:szCs w:val="22"/>
          <w:lang w:val="en-US"/>
        </w:rPr>
      </w:pPr>
    </w:p>
    <w:p w14:paraId="39555CDC" w14:textId="3F5642AD" w:rsidR="00935EE1" w:rsidRPr="00FB31D5" w:rsidRDefault="00D44224" w:rsidP="00B0769F">
      <w:pPr>
        <w:pStyle w:val="Prrafodelista"/>
        <w:numPr>
          <w:ilvl w:val="0"/>
          <w:numId w:val="1"/>
        </w:numPr>
        <w:rPr>
          <w:rFonts w:cs="Arial"/>
          <w:b/>
          <w:iCs/>
          <w:szCs w:val="22"/>
          <w:lang w:val="en-US"/>
        </w:rPr>
      </w:pPr>
      <w:r w:rsidRPr="00D44224">
        <w:rPr>
          <w:rFonts w:cs="Arial"/>
          <w:b/>
          <w:iCs/>
          <w:szCs w:val="22"/>
          <w:lang w:val="en-US"/>
        </w:rPr>
        <w:t>TIMELINE</w:t>
      </w:r>
    </w:p>
    <w:p w14:paraId="1AD83A2B" w14:textId="77777777" w:rsidR="00935EE1" w:rsidRPr="00FB31D5" w:rsidRDefault="00935EE1" w:rsidP="00B0769F">
      <w:pPr>
        <w:rPr>
          <w:rFonts w:cs="Arial"/>
          <w:b/>
          <w:iCs/>
          <w:szCs w:val="22"/>
          <w:lang w:val="en-US"/>
        </w:rPr>
      </w:pPr>
    </w:p>
    <w:p w14:paraId="2D84CD64" w14:textId="77777777" w:rsidR="00D44224" w:rsidRPr="00FB31D5" w:rsidRDefault="00D44224" w:rsidP="00D44224">
      <w:pPr>
        <w:rPr>
          <w:rFonts w:cs="Arial"/>
          <w:bCs/>
          <w:iCs/>
          <w:szCs w:val="22"/>
          <w:lang w:val="en-US"/>
        </w:rPr>
      </w:pPr>
      <w:r w:rsidRPr="00FB31D5">
        <w:rPr>
          <w:rFonts w:cs="Arial"/>
          <w:bCs/>
          <w:iCs/>
          <w:szCs w:val="22"/>
          <w:lang w:val="en-US"/>
        </w:rPr>
        <w:t>To achieve this objective, we have designed a series of activities to be carried out in specific stages of the project. These activities are aimed at addressing critical aspects of the neural network's reliability, including performance evaluation.</w:t>
      </w:r>
    </w:p>
    <w:p w14:paraId="5AC84E44" w14:textId="77777777" w:rsidR="00D44224" w:rsidRPr="00FB31D5" w:rsidRDefault="00D44224" w:rsidP="00D44224">
      <w:pPr>
        <w:rPr>
          <w:rFonts w:cs="Arial"/>
          <w:bCs/>
          <w:iCs/>
          <w:szCs w:val="22"/>
          <w:lang w:val="en-US"/>
        </w:rPr>
      </w:pPr>
    </w:p>
    <w:p w14:paraId="36CD9D02" w14:textId="77777777" w:rsidR="00D44224" w:rsidRPr="00FB31D5" w:rsidRDefault="00D44224" w:rsidP="002E290D">
      <w:pPr>
        <w:rPr>
          <w:rFonts w:cs="Arial"/>
          <w:bCs/>
          <w:iCs/>
          <w:szCs w:val="22"/>
          <w:lang w:val="en-US"/>
        </w:rPr>
      </w:pPr>
      <w:r w:rsidRPr="00FB31D5">
        <w:rPr>
          <w:rFonts w:cs="Arial"/>
          <w:bCs/>
          <w:iCs/>
          <w:szCs w:val="22"/>
          <w:lang w:val="en-US"/>
        </w:rPr>
        <w:t>Below, we present a table of activities that details the key steps of this project, including estimated start and end dates. This plan will be developed over a determined period, and we expect the activities to lead us to a comprehensive and rigorous evaluation of the reliability of our neural network.</w:t>
      </w:r>
    </w:p>
    <w:p w14:paraId="15B3326C" w14:textId="28D8BEFF" w:rsidR="00E51FBB" w:rsidRPr="00FB31D5" w:rsidRDefault="00E51FBB" w:rsidP="002E290D">
      <w:pPr>
        <w:rPr>
          <w:rFonts w:cs="Arial"/>
          <w:iCs/>
          <w:szCs w:val="22"/>
          <w:lang w:val="en-US"/>
        </w:rPr>
      </w:pPr>
    </w:p>
    <w:p w14:paraId="079FDC99" w14:textId="77777777" w:rsidR="00E51FBB" w:rsidRPr="00FB31D5" w:rsidRDefault="00E51FBB" w:rsidP="002E290D">
      <w:pPr>
        <w:rPr>
          <w:rFonts w:cs="Arial"/>
          <w:iCs/>
          <w:szCs w:val="22"/>
          <w:lang w:val="en-US"/>
        </w:rPr>
      </w:pPr>
    </w:p>
    <w:p w14:paraId="3775E5E3" w14:textId="15A32BBB" w:rsidR="00186EBA" w:rsidRPr="00FB31D5" w:rsidRDefault="00186EBA" w:rsidP="002E290D">
      <w:pPr>
        <w:rPr>
          <w:rFonts w:cs="Arial"/>
          <w:iCs/>
          <w:szCs w:val="22"/>
          <w:lang w:val="en-US"/>
        </w:rPr>
      </w:pPr>
    </w:p>
    <w:tbl>
      <w:tblPr>
        <w:tblW w:w="10141" w:type="dxa"/>
        <w:tblInd w:w="-5" w:type="dxa"/>
        <w:tblLook w:val="04A0" w:firstRow="1" w:lastRow="0" w:firstColumn="1" w:lastColumn="0" w:noHBand="0" w:noVBand="1"/>
      </w:tblPr>
      <w:tblGrid>
        <w:gridCol w:w="940"/>
        <w:gridCol w:w="1221"/>
        <w:gridCol w:w="500"/>
        <w:gridCol w:w="500"/>
        <w:gridCol w:w="480"/>
        <w:gridCol w:w="500"/>
        <w:gridCol w:w="500"/>
        <w:gridCol w:w="500"/>
        <w:gridCol w:w="500"/>
        <w:gridCol w:w="500"/>
        <w:gridCol w:w="500"/>
        <w:gridCol w:w="500"/>
        <w:gridCol w:w="500"/>
        <w:gridCol w:w="500"/>
        <w:gridCol w:w="500"/>
        <w:gridCol w:w="500"/>
        <w:gridCol w:w="500"/>
        <w:gridCol w:w="500"/>
      </w:tblGrid>
      <w:tr w:rsidR="002C7C2D" w:rsidRPr="009A48C2" w14:paraId="40370BF2" w14:textId="77777777" w:rsidTr="00FB31D5">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0D4F664D" w14:textId="1E240B77" w:rsidR="002C7C2D" w:rsidRPr="009A48C2" w:rsidRDefault="00746D81" w:rsidP="002C7C2D">
            <w:pPr>
              <w:jc w:val="center"/>
              <w:rPr>
                <w:rFonts w:ascii="Calibri" w:hAnsi="Calibri" w:cs="Calibri"/>
                <w:color w:val="000000"/>
                <w:lang w:val="en-US"/>
              </w:rPr>
            </w:pPr>
            <w:r>
              <w:rPr>
                <w:rFonts w:ascii="Calibri" w:hAnsi="Calibri" w:cs="Calibri"/>
                <w:color w:val="000000"/>
                <w:lang w:val="en-US"/>
              </w:rPr>
              <w:lastRenderedPageBreak/>
              <w:t>Stage</w:t>
            </w:r>
            <w:r w:rsidRPr="009A48C2">
              <w:rPr>
                <w:rFonts w:ascii="Calibri" w:hAnsi="Calibri" w:cs="Calibri"/>
                <w:color w:val="000000"/>
                <w:lang w:val="en-US"/>
              </w:rPr>
              <w:t xml:space="preserve"> </w:t>
            </w:r>
          </w:p>
        </w:tc>
        <w:tc>
          <w:tcPr>
            <w:tcW w:w="1221" w:type="dxa"/>
            <w:vMerge w:val="restart"/>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3A1446CE" w14:textId="782CEE2C"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Activi</w:t>
            </w:r>
            <w:r w:rsidR="00746D81">
              <w:rPr>
                <w:rFonts w:ascii="Calibri" w:hAnsi="Calibri" w:cs="Calibri"/>
                <w:color w:val="000000"/>
                <w:lang w:val="en-US"/>
              </w:rPr>
              <w:t>ty</w:t>
            </w:r>
          </w:p>
        </w:tc>
        <w:tc>
          <w:tcPr>
            <w:tcW w:w="7980" w:type="dxa"/>
            <w:gridSpan w:val="16"/>
            <w:tcBorders>
              <w:top w:val="single" w:sz="4" w:space="0" w:color="auto"/>
              <w:left w:val="nil"/>
              <w:bottom w:val="single" w:sz="4" w:space="0" w:color="auto"/>
              <w:right w:val="single" w:sz="4" w:space="0" w:color="000000"/>
            </w:tcBorders>
            <w:shd w:val="clear" w:color="000000" w:fill="FFD966"/>
            <w:noWrap/>
            <w:vAlign w:val="bottom"/>
            <w:hideMark/>
          </w:tcPr>
          <w:p w14:paraId="36ED1478" w14:textId="3DB13BAA"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2024</w:t>
            </w:r>
          </w:p>
        </w:tc>
      </w:tr>
      <w:tr w:rsidR="002C7C2D" w:rsidRPr="009A48C2" w14:paraId="450F583E" w14:textId="77777777" w:rsidTr="00FB31D5">
        <w:trPr>
          <w:trHeight w:val="300"/>
        </w:trPr>
        <w:tc>
          <w:tcPr>
            <w:tcW w:w="940" w:type="dxa"/>
            <w:vMerge/>
            <w:tcBorders>
              <w:top w:val="single" w:sz="4" w:space="0" w:color="auto"/>
              <w:left w:val="single" w:sz="4" w:space="0" w:color="auto"/>
              <w:bottom w:val="single" w:sz="4" w:space="0" w:color="auto"/>
              <w:right w:val="single" w:sz="4" w:space="0" w:color="auto"/>
            </w:tcBorders>
            <w:vAlign w:val="center"/>
            <w:hideMark/>
          </w:tcPr>
          <w:p w14:paraId="1AD22047" w14:textId="77777777" w:rsidR="002C7C2D" w:rsidRPr="009A48C2" w:rsidRDefault="002C7C2D" w:rsidP="002C7C2D">
            <w:pPr>
              <w:rPr>
                <w:rFonts w:ascii="Calibri" w:hAnsi="Calibri" w:cs="Calibri"/>
                <w:color w:val="000000"/>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0A2D03B6" w14:textId="77777777" w:rsidR="002C7C2D" w:rsidRPr="009A48C2" w:rsidRDefault="002C7C2D" w:rsidP="002C7C2D">
            <w:pPr>
              <w:rPr>
                <w:rFonts w:ascii="Calibri" w:hAnsi="Calibri" w:cs="Calibri"/>
                <w:color w:val="000000"/>
                <w:lang w:val="en-US"/>
              </w:rPr>
            </w:pPr>
          </w:p>
        </w:tc>
        <w:tc>
          <w:tcPr>
            <w:tcW w:w="1980" w:type="dxa"/>
            <w:gridSpan w:val="4"/>
            <w:tcBorders>
              <w:top w:val="single" w:sz="4" w:space="0" w:color="auto"/>
              <w:left w:val="nil"/>
              <w:bottom w:val="single" w:sz="4" w:space="0" w:color="auto"/>
              <w:right w:val="single" w:sz="4" w:space="0" w:color="auto"/>
            </w:tcBorders>
            <w:shd w:val="clear" w:color="000000" w:fill="FFD966"/>
            <w:vAlign w:val="bottom"/>
            <w:hideMark/>
          </w:tcPr>
          <w:p w14:paraId="7BF40E44" w14:textId="737CD0A5"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M</w:t>
            </w:r>
            <w:r w:rsidR="00746D81">
              <w:rPr>
                <w:rFonts w:ascii="Calibri" w:hAnsi="Calibri" w:cs="Calibri"/>
                <w:color w:val="000000"/>
                <w:lang w:val="en-US"/>
              </w:rPr>
              <w:t>onth</w:t>
            </w:r>
            <w:r w:rsidRPr="009A48C2">
              <w:rPr>
                <w:rFonts w:ascii="Calibri" w:hAnsi="Calibri" w:cs="Calibri"/>
                <w:color w:val="000000"/>
                <w:lang w:val="en-US"/>
              </w:rPr>
              <w:t xml:space="preserve"> 1</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CD44CE6" w14:textId="146AF9C2"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M</w:t>
            </w:r>
            <w:r w:rsidR="00746D81">
              <w:rPr>
                <w:rFonts w:ascii="Calibri" w:hAnsi="Calibri" w:cs="Calibri"/>
                <w:color w:val="000000"/>
                <w:lang w:val="en-US"/>
              </w:rPr>
              <w:t>onth</w:t>
            </w:r>
            <w:r w:rsidRPr="009A48C2">
              <w:rPr>
                <w:rFonts w:ascii="Calibri" w:hAnsi="Calibri" w:cs="Calibri"/>
                <w:color w:val="000000"/>
                <w:lang w:val="en-US"/>
              </w:rPr>
              <w:t xml:space="preserve"> 2</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796F9AE" w14:textId="793728BA"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M</w:t>
            </w:r>
            <w:r w:rsidR="00746D81">
              <w:rPr>
                <w:rFonts w:ascii="Calibri" w:hAnsi="Calibri" w:cs="Calibri"/>
                <w:color w:val="000000"/>
                <w:lang w:val="en-US"/>
              </w:rPr>
              <w:t>onth</w:t>
            </w:r>
            <w:r w:rsidRPr="009A48C2">
              <w:rPr>
                <w:rFonts w:ascii="Calibri" w:hAnsi="Calibri" w:cs="Calibri"/>
                <w:color w:val="000000"/>
                <w:lang w:val="en-US"/>
              </w:rPr>
              <w:t xml:space="preserve"> 3</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5F57827" w14:textId="45BA96D9"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M</w:t>
            </w:r>
            <w:r w:rsidR="00746D81">
              <w:rPr>
                <w:rFonts w:ascii="Calibri" w:hAnsi="Calibri" w:cs="Calibri"/>
                <w:color w:val="000000"/>
                <w:lang w:val="en-US"/>
              </w:rPr>
              <w:t>onth</w:t>
            </w:r>
            <w:r w:rsidRPr="009A48C2">
              <w:rPr>
                <w:rFonts w:ascii="Calibri" w:hAnsi="Calibri" w:cs="Calibri"/>
                <w:color w:val="000000"/>
                <w:lang w:val="en-US"/>
              </w:rPr>
              <w:t xml:space="preserve"> 4</w:t>
            </w:r>
          </w:p>
        </w:tc>
      </w:tr>
      <w:tr w:rsidR="002E290D" w:rsidRPr="009A48C2" w14:paraId="0B11932E" w14:textId="77777777" w:rsidTr="00FB31D5">
        <w:trPr>
          <w:trHeight w:val="300"/>
        </w:trPr>
        <w:tc>
          <w:tcPr>
            <w:tcW w:w="940" w:type="dxa"/>
            <w:vMerge/>
            <w:tcBorders>
              <w:top w:val="single" w:sz="4" w:space="0" w:color="auto"/>
              <w:left w:val="single" w:sz="4" w:space="0" w:color="auto"/>
              <w:bottom w:val="single" w:sz="4" w:space="0" w:color="auto"/>
              <w:right w:val="single" w:sz="4" w:space="0" w:color="auto"/>
            </w:tcBorders>
            <w:vAlign w:val="center"/>
            <w:hideMark/>
          </w:tcPr>
          <w:p w14:paraId="78B927D3" w14:textId="77777777" w:rsidR="002C7C2D" w:rsidRPr="009A48C2" w:rsidRDefault="002C7C2D" w:rsidP="002C7C2D">
            <w:pPr>
              <w:rPr>
                <w:rFonts w:ascii="Calibri" w:hAnsi="Calibri" w:cs="Calibri"/>
                <w:color w:val="000000"/>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7239B9AB" w14:textId="77777777" w:rsidR="002C7C2D" w:rsidRPr="009A48C2" w:rsidRDefault="002C7C2D" w:rsidP="002C7C2D">
            <w:pPr>
              <w:rPr>
                <w:rFonts w:ascii="Calibri" w:hAnsi="Calibri" w:cs="Calibri"/>
                <w:color w:val="000000"/>
                <w:lang w:val="en-US"/>
              </w:rPr>
            </w:pPr>
          </w:p>
        </w:tc>
        <w:tc>
          <w:tcPr>
            <w:tcW w:w="500" w:type="dxa"/>
            <w:tcBorders>
              <w:top w:val="nil"/>
              <w:left w:val="nil"/>
              <w:bottom w:val="single" w:sz="4" w:space="0" w:color="auto"/>
              <w:right w:val="single" w:sz="4" w:space="0" w:color="auto"/>
            </w:tcBorders>
            <w:shd w:val="clear" w:color="000000" w:fill="FFD966"/>
            <w:vAlign w:val="center"/>
            <w:hideMark/>
          </w:tcPr>
          <w:p w14:paraId="2B94C43E" w14:textId="7777777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05394064" w14:textId="7777777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2</w:t>
            </w:r>
          </w:p>
        </w:tc>
        <w:tc>
          <w:tcPr>
            <w:tcW w:w="480" w:type="dxa"/>
            <w:tcBorders>
              <w:top w:val="nil"/>
              <w:left w:val="nil"/>
              <w:bottom w:val="single" w:sz="4" w:space="0" w:color="auto"/>
              <w:right w:val="single" w:sz="4" w:space="0" w:color="auto"/>
            </w:tcBorders>
            <w:shd w:val="clear" w:color="000000" w:fill="FFD966"/>
            <w:vAlign w:val="center"/>
            <w:hideMark/>
          </w:tcPr>
          <w:p w14:paraId="0067E2D8" w14:textId="7777777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C7639E2" w14:textId="7777777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4E975C88" w14:textId="7777777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1FC5B5EF" w14:textId="7777777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EE15435" w14:textId="7777777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56872E9" w14:textId="7777777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330D1FA6" w14:textId="7777777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1983F654" w14:textId="7777777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68DB1E1" w14:textId="7777777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34EDFBE0" w14:textId="7777777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28E49306" w14:textId="7777777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63E90E11" w14:textId="7777777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ECD878D" w14:textId="7777777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DD62336" w14:textId="7777777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4</w:t>
            </w:r>
          </w:p>
        </w:tc>
      </w:tr>
      <w:tr w:rsidR="002E290D" w:rsidRPr="009A48C2" w14:paraId="741F2EC3" w14:textId="77777777" w:rsidTr="00FB31D5">
        <w:trPr>
          <w:trHeight w:val="300"/>
        </w:trPr>
        <w:tc>
          <w:tcPr>
            <w:tcW w:w="940" w:type="dxa"/>
            <w:vMerge w:val="restart"/>
            <w:tcBorders>
              <w:top w:val="nil"/>
              <w:left w:val="single" w:sz="4" w:space="0" w:color="auto"/>
              <w:bottom w:val="single" w:sz="4" w:space="0" w:color="000000"/>
              <w:right w:val="single" w:sz="4" w:space="0" w:color="auto"/>
            </w:tcBorders>
            <w:shd w:val="clear" w:color="000000" w:fill="ACB9CA"/>
            <w:vAlign w:val="center"/>
            <w:hideMark/>
          </w:tcPr>
          <w:p w14:paraId="3C4806E8" w14:textId="4C57F976" w:rsidR="002C7C2D" w:rsidRPr="009A48C2" w:rsidRDefault="002C7C2D" w:rsidP="00CB0AEA">
            <w:pPr>
              <w:jc w:val="center"/>
              <w:rPr>
                <w:rFonts w:cs="Arial"/>
                <w:color w:val="000000"/>
                <w:lang w:val="en-US"/>
              </w:rPr>
            </w:pPr>
            <w:r w:rsidRPr="009A48C2">
              <w:rPr>
                <w:rFonts w:cs="Arial"/>
                <w:color w:val="000000"/>
                <w:lang w:val="en-US"/>
              </w:rPr>
              <w:t>a</w:t>
            </w:r>
          </w:p>
        </w:tc>
        <w:tc>
          <w:tcPr>
            <w:tcW w:w="1221" w:type="dxa"/>
            <w:tcBorders>
              <w:top w:val="nil"/>
              <w:left w:val="nil"/>
              <w:bottom w:val="single" w:sz="4" w:space="0" w:color="auto"/>
              <w:right w:val="single" w:sz="4" w:space="0" w:color="auto"/>
            </w:tcBorders>
            <w:shd w:val="clear" w:color="000000" w:fill="ACB9CA"/>
            <w:vAlign w:val="center"/>
            <w:hideMark/>
          </w:tcPr>
          <w:p w14:paraId="323DB8CA" w14:textId="6F2D25A7"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auto" w:fill="000000" w:themeFill="text1"/>
            <w:vAlign w:val="bottom"/>
            <w:hideMark/>
          </w:tcPr>
          <w:p w14:paraId="04E6F44E"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vAlign w:val="bottom"/>
            <w:hideMark/>
          </w:tcPr>
          <w:p w14:paraId="2B36FC6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vAlign w:val="bottom"/>
            <w:hideMark/>
          </w:tcPr>
          <w:p w14:paraId="777E9BE4"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4F2F5FCE"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677B43EA"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7EE95F4A"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9F9A0A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896045B"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0E320C66"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311269C4"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2A704D56"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31539A82"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6F5B44E4"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1B6ECC9A"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04ABE779"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1DBB0EC"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r>
      <w:tr w:rsidR="002E290D" w:rsidRPr="009A48C2" w14:paraId="4DA89E13" w14:textId="77777777" w:rsidTr="00FB31D5">
        <w:trPr>
          <w:trHeight w:val="300"/>
        </w:trPr>
        <w:tc>
          <w:tcPr>
            <w:tcW w:w="940" w:type="dxa"/>
            <w:vMerge/>
            <w:tcBorders>
              <w:top w:val="nil"/>
              <w:left w:val="single" w:sz="4" w:space="0" w:color="auto"/>
              <w:bottom w:val="single" w:sz="4" w:space="0" w:color="000000"/>
              <w:right w:val="single" w:sz="4" w:space="0" w:color="auto"/>
            </w:tcBorders>
            <w:vAlign w:val="center"/>
            <w:hideMark/>
          </w:tcPr>
          <w:p w14:paraId="6B51F7A8" w14:textId="77777777" w:rsidR="002C7C2D" w:rsidRPr="009A48C2" w:rsidRDefault="002C7C2D" w:rsidP="002C7C2D">
            <w:pPr>
              <w:rPr>
                <w:rFonts w:cs="Arial"/>
                <w:color w:val="000000"/>
                <w:lang w:val="en-US"/>
              </w:rPr>
            </w:pPr>
          </w:p>
        </w:tc>
        <w:tc>
          <w:tcPr>
            <w:tcW w:w="1221" w:type="dxa"/>
            <w:tcBorders>
              <w:top w:val="nil"/>
              <w:left w:val="nil"/>
              <w:bottom w:val="single" w:sz="4" w:space="0" w:color="auto"/>
              <w:right w:val="single" w:sz="4" w:space="0" w:color="auto"/>
            </w:tcBorders>
            <w:shd w:val="clear" w:color="000000" w:fill="ACB9CA"/>
            <w:vAlign w:val="center"/>
            <w:hideMark/>
          </w:tcPr>
          <w:p w14:paraId="4296DBF2" w14:textId="320A65E3"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auto" w:fill="auto"/>
            <w:noWrap/>
            <w:vAlign w:val="bottom"/>
            <w:hideMark/>
          </w:tcPr>
          <w:p w14:paraId="3080ACC1"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37039C9" w14:textId="77777777" w:rsidR="002C7C2D" w:rsidRPr="009A48C2" w:rsidRDefault="002C7C2D" w:rsidP="002C7C2D">
            <w:pPr>
              <w:rPr>
                <w:rFonts w:ascii="Calibri" w:hAnsi="Calibri" w:cs="Calibri"/>
                <w:lang w:val="en-US"/>
              </w:rPr>
            </w:pPr>
            <w:r w:rsidRPr="009A48C2">
              <w:rPr>
                <w:rFonts w:ascii="Calibri" w:hAnsi="Calibri" w:cs="Calibri"/>
                <w:lang w:val="en-US"/>
              </w:rPr>
              <w:t> </w:t>
            </w:r>
          </w:p>
        </w:tc>
        <w:tc>
          <w:tcPr>
            <w:tcW w:w="480" w:type="dxa"/>
            <w:tcBorders>
              <w:top w:val="nil"/>
              <w:left w:val="nil"/>
              <w:bottom w:val="nil"/>
              <w:right w:val="nil"/>
            </w:tcBorders>
            <w:shd w:val="clear" w:color="auto" w:fill="000000" w:themeFill="text1"/>
            <w:noWrap/>
            <w:vAlign w:val="bottom"/>
            <w:hideMark/>
          </w:tcPr>
          <w:p w14:paraId="1365AD69" w14:textId="77777777" w:rsidR="002C7C2D" w:rsidRPr="009A48C2" w:rsidRDefault="002C7C2D" w:rsidP="002C7C2D">
            <w:pPr>
              <w:rPr>
                <w:rFonts w:ascii="Calibri" w:hAnsi="Calibri" w:cs="Calibri"/>
                <w:lang w:val="en-US"/>
              </w:rPr>
            </w:pPr>
          </w:p>
        </w:tc>
        <w:tc>
          <w:tcPr>
            <w:tcW w:w="500" w:type="dxa"/>
            <w:tcBorders>
              <w:top w:val="nil"/>
              <w:left w:val="single" w:sz="4" w:space="0" w:color="auto"/>
              <w:bottom w:val="single" w:sz="4" w:space="0" w:color="auto"/>
              <w:right w:val="single" w:sz="4" w:space="0" w:color="auto"/>
            </w:tcBorders>
            <w:shd w:val="clear" w:color="auto" w:fill="000000" w:themeFill="text1"/>
            <w:noWrap/>
            <w:vAlign w:val="bottom"/>
            <w:hideMark/>
          </w:tcPr>
          <w:p w14:paraId="3EBA635F"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F82FF44"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79FAF"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105B719"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34DE83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ED341C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9905261"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B52548"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643762"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FADB119"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56FE7B8"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195D4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51D3C8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r>
      <w:tr w:rsidR="002E290D" w:rsidRPr="009A48C2" w14:paraId="70FAF2FC" w14:textId="77777777" w:rsidTr="00FB31D5">
        <w:trPr>
          <w:trHeight w:val="300"/>
        </w:trPr>
        <w:tc>
          <w:tcPr>
            <w:tcW w:w="940" w:type="dxa"/>
            <w:vMerge/>
            <w:tcBorders>
              <w:top w:val="nil"/>
              <w:left w:val="single" w:sz="4" w:space="0" w:color="auto"/>
              <w:bottom w:val="single" w:sz="4" w:space="0" w:color="000000"/>
              <w:right w:val="single" w:sz="4" w:space="0" w:color="auto"/>
            </w:tcBorders>
            <w:vAlign w:val="center"/>
            <w:hideMark/>
          </w:tcPr>
          <w:p w14:paraId="58C52939" w14:textId="77777777" w:rsidR="002C7C2D" w:rsidRPr="009A48C2" w:rsidRDefault="002C7C2D" w:rsidP="002C7C2D">
            <w:pPr>
              <w:rPr>
                <w:rFonts w:cs="Arial"/>
                <w:color w:val="000000"/>
                <w:lang w:val="en-US"/>
              </w:rPr>
            </w:pPr>
          </w:p>
        </w:tc>
        <w:tc>
          <w:tcPr>
            <w:tcW w:w="1221" w:type="dxa"/>
            <w:tcBorders>
              <w:top w:val="nil"/>
              <w:left w:val="nil"/>
              <w:bottom w:val="single" w:sz="4" w:space="0" w:color="auto"/>
              <w:right w:val="single" w:sz="4" w:space="0" w:color="auto"/>
            </w:tcBorders>
            <w:shd w:val="clear" w:color="000000" w:fill="ACB9CA"/>
            <w:vAlign w:val="center"/>
            <w:hideMark/>
          </w:tcPr>
          <w:p w14:paraId="1ECB663F" w14:textId="5D438D30"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auto" w:fill="auto"/>
            <w:noWrap/>
            <w:vAlign w:val="bottom"/>
            <w:hideMark/>
          </w:tcPr>
          <w:p w14:paraId="7C1E3FFF"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A13EC"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5F2B08FE" w14:textId="77777777" w:rsidR="002C7C2D" w:rsidRPr="009A48C2" w:rsidRDefault="002C7C2D" w:rsidP="002C7C2D">
            <w:pPr>
              <w:rPr>
                <w:rFonts w:ascii="Calibri" w:hAnsi="Calibri" w:cs="Calibri"/>
                <w:lang w:val="en-US"/>
              </w:rPr>
            </w:pPr>
            <w:r w:rsidRPr="009A48C2">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104E453"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03B7F4C9"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3367213"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AC31F71"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A99F20A"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EE7481F"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9C6829C"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D811A"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29E8188"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5DC3C5C"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D047C3A"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01E78A3"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C06EE91"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r>
      <w:tr w:rsidR="002C7C2D" w:rsidRPr="009A48C2" w14:paraId="3F334400" w14:textId="77777777" w:rsidTr="00FB31D5">
        <w:trPr>
          <w:trHeight w:val="300"/>
        </w:trPr>
        <w:tc>
          <w:tcPr>
            <w:tcW w:w="940" w:type="dxa"/>
            <w:vMerge w:val="restart"/>
            <w:tcBorders>
              <w:top w:val="nil"/>
              <w:left w:val="single" w:sz="4" w:space="0" w:color="auto"/>
              <w:right w:val="single" w:sz="4" w:space="0" w:color="auto"/>
            </w:tcBorders>
            <w:shd w:val="clear" w:color="000000" w:fill="ACB9CA"/>
            <w:vAlign w:val="center"/>
            <w:hideMark/>
          </w:tcPr>
          <w:p w14:paraId="0D913B18" w14:textId="77777777" w:rsidR="002C7C2D" w:rsidRPr="009A48C2" w:rsidRDefault="002C7C2D" w:rsidP="002C7C2D">
            <w:pPr>
              <w:jc w:val="center"/>
              <w:rPr>
                <w:rFonts w:ascii="Symbol" w:hAnsi="Symbol" w:cs="Calibri"/>
                <w:color w:val="000000"/>
                <w:lang w:val="en-US"/>
              </w:rPr>
            </w:pPr>
            <w:r w:rsidRPr="009A48C2">
              <w:rPr>
                <w:rFonts w:ascii="Calibri" w:hAnsi="Calibri" w:cs="Calibri"/>
                <w:color w:val="000000"/>
                <w:lang w:val="en-US"/>
              </w:rPr>
              <w:t>b</w:t>
            </w:r>
          </w:p>
          <w:p w14:paraId="6648A43B" w14:textId="534AC3F2" w:rsidR="002C7C2D" w:rsidRPr="009A48C2" w:rsidRDefault="002C7C2D" w:rsidP="00CB0AEA">
            <w:pPr>
              <w:jc w:val="center"/>
              <w:rPr>
                <w:rFonts w:ascii="Symbol" w:hAnsi="Symbol" w:cs="Calibri"/>
                <w:color w:val="000000"/>
                <w:lang w:val="en-US"/>
              </w:rPr>
            </w:pPr>
          </w:p>
        </w:tc>
        <w:tc>
          <w:tcPr>
            <w:tcW w:w="1221" w:type="dxa"/>
            <w:tcBorders>
              <w:top w:val="nil"/>
              <w:left w:val="nil"/>
              <w:bottom w:val="single" w:sz="4" w:space="0" w:color="auto"/>
              <w:right w:val="single" w:sz="4" w:space="0" w:color="auto"/>
            </w:tcBorders>
            <w:shd w:val="clear" w:color="000000" w:fill="ACB9CA"/>
            <w:vAlign w:val="center"/>
            <w:hideMark/>
          </w:tcPr>
          <w:p w14:paraId="0BD160DA" w14:textId="16819A8A"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auto" w:fill="auto"/>
            <w:noWrap/>
            <w:vAlign w:val="bottom"/>
            <w:hideMark/>
          </w:tcPr>
          <w:p w14:paraId="7A7D3082"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BAD69A"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DC790A9" w14:textId="685382F4" w:rsidR="002C7C2D" w:rsidRPr="009A48C2" w:rsidRDefault="002C7C2D" w:rsidP="002C7C2D">
            <w:pPr>
              <w:rPr>
                <w:rFonts w:ascii="Calibri" w:hAnsi="Calibri" w:cs="Calibri"/>
                <w:color w:val="000000"/>
                <w:lang w:val="en-US"/>
              </w:rPr>
            </w:pPr>
          </w:p>
        </w:tc>
        <w:tc>
          <w:tcPr>
            <w:tcW w:w="500" w:type="dxa"/>
            <w:tcBorders>
              <w:top w:val="nil"/>
              <w:left w:val="nil"/>
              <w:bottom w:val="single" w:sz="4" w:space="0" w:color="auto"/>
              <w:right w:val="single" w:sz="4" w:space="0" w:color="auto"/>
            </w:tcBorders>
            <w:shd w:val="clear" w:color="auto" w:fill="auto"/>
            <w:noWrap/>
            <w:vAlign w:val="bottom"/>
            <w:hideMark/>
          </w:tcPr>
          <w:p w14:paraId="5C057E82"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9D31645"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20A3521"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CA4E138"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60FDF4"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FFB66F6"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A9C5BB"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E137305"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3069B8"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B54AF0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CC858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32C4792"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4C25B3E"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r>
      <w:tr w:rsidR="002C7C2D" w:rsidRPr="009A48C2" w14:paraId="5C1B91E2" w14:textId="77777777" w:rsidTr="00FB31D5">
        <w:trPr>
          <w:trHeight w:val="300"/>
        </w:trPr>
        <w:tc>
          <w:tcPr>
            <w:tcW w:w="940" w:type="dxa"/>
            <w:vMerge/>
            <w:tcBorders>
              <w:left w:val="single" w:sz="4" w:space="0" w:color="auto"/>
              <w:right w:val="single" w:sz="4" w:space="0" w:color="auto"/>
            </w:tcBorders>
            <w:vAlign w:val="center"/>
            <w:hideMark/>
          </w:tcPr>
          <w:p w14:paraId="2CC482C0" w14:textId="5BF97F30" w:rsidR="002C7C2D" w:rsidRPr="009A48C2" w:rsidRDefault="002C7C2D" w:rsidP="002C7C2D">
            <w:pPr>
              <w:jc w:val="center"/>
              <w:rPr>
                <w:rFonts w:ascii="Symbol" w:hAnsi="Symbol" w:cs="Calibri"/>
                <w:color w:val="000000"/>
                <w:lang w:val="en-US"/>
              </w:rPr>
            </w:pPr>
          </w:p>
        </w:tc>
        <w:tc>
          <w:tcPr>
            <w:tcW w:w="1221" w:type="dxa"/>
            <w:tcBorders>
              <w:top w:val="nil"/>
              <w:left w:val="nil"/>
              <w:bottom w:val="single" w:sz="4" w:space="0" w:color="auto"/>
              <w:right w:val="single" w:sz="4" w:space="0" w:color="auto"/>
            </w:tcBorders>
            <w:shd w:val="clear" w:color="000000" w:fill="ACB9CA"/>
            <w:vAlign w:val="center"/>
            <w:hideMark/>
          </w:tcPr>
          <w:p w14:paraId="09D8D5EC" w14:textId="51DED3D9"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5</w:t>
            </w:r>
          </w:p>
        </w:tc>
        <w:tc>
          <w:tcPr>
            <w:tcW w:w="500" w:type="dxa"/>
            <w:tcBorders>
              <w:top w:val="nil"/>
              <w:left w:val="nil"/>
              <w:bottom w:val="single" w:sz="4" w:space="0" w:color="auto"/>
              <w:right w:val="single" w:sz="4" w:space="0" w:color="auto"/>
            </w:tcBorders>
            <w:shd w:val="clear" w:color="auto" w:fill="auto"/>
            <w:noWrap/>
            <w:vAlign w:val="bottom"/>
            <w:hideMark/>
          </w:tcPr>
          <w:p w14:paraId="5E936DD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8EA9ACA"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3B41199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B807AE5"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AF77B62"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45306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305F8690"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BA084B"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ADD181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EF2D578"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4F43AA1"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87A0AC1"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CFB66E8"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A78F20"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E2A84FB"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3C8086"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r>
      <w:tr w:rsidR="002C7C2D" w:rsidRPr="009A48C2" w14:paraId="20969F67" w14:textId="77777777" w:rsidTr="00FB31D5">
        <w:trPr>
          <w:trHeight w:val="300"/>
        </w:trPr>
        <w:tc>
          <w:tcPr>
            <w:tcW w:w="940" w:type="dxa"/>
            <w:vMerge/>
            <w:tcBorders>
              <w:left w:val="single" w:sz="4" w:space="0" w:color="auto"/>
              <w:right w:val="single" w:sz="4" w:space="0" w:color="auto"/>
            </w:tcBorders>
            <w:vAlign w:val="center"/>
            <w:hideMark/>
          </w:tcPr>
          <w:p w14:paraId="28B87906" w14:textId="7CF73271" w:rsidR="002C7C2D" w:rsidRPr="009A48C2" w:rsidRDefault="002C7C2D" w:rsidP="002C7C2D">
            <w:pPr>
              <w:jc w:val="center"/>
              <w:rPr>
                <w:rFonts w:ascii="Symbol" w:hAnsi="Symbol" w:cs="Calibri"/>
                <w:color w:val="000000"/>
                <w:lang w:val="en-US"/>
              </w:rPr>
            </w:pPr>
          </w:p>
        </w:tc>
        <w:tc>
          <w:tcPr>
            <w:tcW w:w="1221" w:type="dxa"/>
            <w:tcBorders>
              <w:top w:val="nil"/>
              <w:left w:val="nil"/>
              <w:bottom w:val="single" w:sz="4" w:space="0" w:color="auto"/>
              <w:right w:val="single" w:sz="4" w:space="0" w:color="auto"/>
            </w:tcBorders>
            <w:shd w:val="clear" w:color="000000" w:fill="ACB9CA"/>
            <w:vAlign w:val="center"/>
            <w:hideMark/>
          </w:tcPr>
          <w:p w14:paraId="4807A090" w14:textId="29136373"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6</w:t>
            </w:r>
          </w:p>
        </w:tc>
        <w:tc>
          <w:tcPr>
            <w:tcW w:w="500" w:type="dxa"/>
            <w:tcBorders>
              <w:top w:val="nil"/>
              <w:left w:val="nil"/>
              <w:bottom w:val="single" w:sz="4" w:space="0" w:color="auto"/>
              <w:right w:val="single" w:sz="4" w:space="0" w:color="auto"/>
            </w:tcBorders>
            <w:shd w:val="clear" w:color="auto" w:fill="auto"/>
            <w:noWrap/>
            <w:vAlign w:val="bottom"/>
            <w:hideMark/>
          </w:tcPr>
          <w:p w14:paraId="67A795CB"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2A72A7"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E7D2558"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20E6F0C"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EC6DD2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E1FDB91"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73729CF"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4A4BC5C3"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57EEA254"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8D65E35"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E91475"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C2BA6C"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376ACFC"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AD6FAAA"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45B31A9"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98CFB6F"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r>
      <w:tr w:rsidR="002C7C2D" w:rsidRPr="009A48C2" w14:paraId="5CF19482" w14:textId="77777777" w:rsidTr="00FB31D5">
        <w:trPr>
          <w:trHeight w:val="300"/>
        </w:trPr>
        <w:tc>
          <w:tcPr>
            <w:tcW w:w="940" w:type="dxa"/>
            <w:vMerge/>
            <w:tcBorders>
              <w:left w:val="single" w:sz="4" w:space="0" w:color="auto"/>
              <w:bottom w:val="single" w:sz="4" w:space="0" w:color="auto"/>
              <w:right w:val="single" w:sz="4" w:space="0" w:color="auto"/>
            </w:tcBorders>
            <w:shd w:val="clear" w:color="000000" w:fill="ACB9CA"/>
            <w:vAlign w:val="center"/>
            <w:hideMark/>
          </w:tcPr>
          <w:p w14:paraId="4D6DF03C" w14:textId="51385290" w:rsidR="002C7C2D" w:rsidRPr="009A48C2" w:rsidRDefault="002C7C2D" w:rsidP="00504390">
            <w:pPr>
              <w:jc w:val="center"/>
              <w:rPr>
                <w:rFonts w:cs="Arial"/>
                <w:lang w:val="en-US"/>
              </w:rPr>
            </w:pPr>
          </w:p>
        </w:tc>
        <w:tc>
          <w:tcPr>
            <w:tcW w:w="1221" w:type="dxa"/>
            <w:tcBorders>
              <w:top w:val="nil"/>
              <w:left w:val="nil"/>
              <w:bottom w:val="single" w:sz="4" w:space="0" w:color="auto"/>
              <w:right w:val="single" w:sz="4" w:space="0" w:color="auto"/>
            </w:tcBorders>
            <w:shd w:val="clear" w:color="000000" w:fill="ACB9CA"/>
            <w:vAlign w:val="center"/>
            <w:hideMark/>
          </w:tcPr>
          <w:p w14:paraId="0DA60205" w14:textId="5E038F4D" w:rsidR="002C7C2D" w:rsidRPr="009A48C2" w:rsidRDefault="002C7C2D" w:rsidP="00504390">
            <w:pPr>
              <w:jc w:val="center"/>
              <w:rPr>
                <w:rFonts w:ascii="Calibri" w:hAnsi="Calibri" w:cs="Calibri"/>
                <w:color w:val="000000"/>
                <w:lang w:val="en-US"/>
              </w:rPr>
            </w:pPr>
            <w:r w:rsidRPr="009A48C2">
              <w:rPr>
                <w:rFonts w:ascii="Calibri" w:hAnsi="Calibri" w:cs="Calibri"/>
                <w:color w:val="000000"/>
                <w:lang w:val="en-US"/>
              </w:rPr>
              <w:t>7</w:t>
            </w:r>
          </w:p>
        </w:tc>
        <w:tc>
          <w:tcPr>
            <w:tcW w:w="500" w:type="dxa"/>
            <w:tcBorders>
              <w:top w:val="nil"/>
              <w:left w:val="nil"/>
              <w:bottom w:val="single" w:sz="4" w:space="0" w:color="auto"/>
              <w:right w:val="single" w:sz="4" w:space="0" w:color="auto"/>
            </w:tcBorders>
            <w:shd w:val="clear" w:color="auto" w:fill="auto"/>
            <w:noWrap/>
            <w:vAlign w:val="bottom"/>
            <w:hideMark/>
          </w:tcPr>
          <w:p w14:paraId="34A83396" w14:textId="77777777" w:rsidR="002C7C2D" w:rsidRPr="009A48C2" w:rsidRDefault="002C7C2D" w:rsidP="00504390">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CFDD0E" w14:textId="77777777" w:rsidR="002C7C2D" w:rsidRPr="009A48C2" w:rsidRDefault="002C7C2D" w:rsidP="00504390">
            <w:pPr>
              <w:rPr>
                <w:rFonts w:ascii="Calibri" w:hAnsi="Calibri" w:cs="Calibri"/>
                <w:color w:val="000000"/>
                <w:lang w:val="en-US"/>
              </w:rPr>
            </w:pPr>
            <w:r w:rsidRPr="009A48C2">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48603A93" w14:textId="77777777" w:rsidR="002C7C2D" w:rsidRPr="009A48C2" w:rsidRDefault="002C7C2D" w:rsidP="00504390">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EB40719" w14:textId="77777777" w:rsidR="002C7C2D" w:rsidRPr="009A48C2" w:rsidRDefault="002C7C2D" w:rsidP="00504390">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B8120EC" w14:textId="77777777" w:rsidR="002C7C2D" w:rsidRPr="009A48C2" w:rsidRDefault="002C7C2D" w:rsidP="00504390">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D8EB95" w14:textId="77777777" w:rsidR="002C7C2D" w:rsidRPr="009A48C2" w:rsidRDefault="002C7C2D" w:rsidP="00504390">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D2718C" w14:textId="77777777" w:rsidR="002C7C2D" w:rsidRPr="009A48C2" w:rsidRDefault="002C7C2D" w:rsidP="00504390">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5AC719" w14:textId="77777777" w:rsidR="002C7C2D" w:rsidRPr="009A48C2" w:rsidRDefault="002C7C2D" w:rsidP="00504390">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4494EF9C" w14:textId="77777777" w:rsidR="002C7C2D" w:rsidRPr="009A48C2" w:rsidRDefault="002C7C2D" w:rsidP="00504390">
            <w:pPr>
              <w:rPr>
                <w:rFonts w:ascii="Calibri" w:hAnsi="Calibri" w:cs="Calibri"/>
                <w:lang w:val="en-US"/>
              </w:rPr>
            </w:pPr>
            <w:r w:rsidRPr="009A48C2">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0B9123C" w14:textId="77777777" w:rsidR="002C7C2D" w:rsidRPr="009A48C2" w:rsidRDefault="002C7C2D" w:rsidP="00504390">
            <w:pPr>
              <w:rPr>
                <w:rFonts w:ascii="Calibri" w:hAnsi="Calibri" w:cs="Calibri"/>
                <w:lang w:val="en-US"/>
              </w:rPr>
            </w:pPr>
            <w:r w:rsidRPr="009A48C2">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6FD441C" w14:textId="77777777" w:rsidR="002C7C2D" w:rsidRPr="009A48C2" w:rsidRDefault="002C7C2D" w:rsidP="00504390">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D2AEED7" w14:textId="77777777" w:rsidR="002C7C2D" w:rsidRPr="009A48C2" w:rsidRDefault="002C7C2D" w:rsidP="00504390">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1993EF" w14:textId="77777777" w:rsidR="002C7C2D" w:rsidRPr="009A48C2" w:rsidRDefault="002C7C2D" w:rsidP="00504390">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74D0BF8" w14:textId="77777777" w:rsidR="002C7C2D" w:rsidRPr="009A48C2" w:rsidRDefault="002C7C2D" w:rsidP="00504390">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1D10242" w14:textId="77777777" w:rsidR="002C7C2D" w:rsidRPr="009A48C2" w:rsidRDefault="002C7C2D" w:rsidP="00504390">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A507DA9" w14:textId="77777777" w:rsidR="002C7C2D" w:rsidRPr="009A48C2" w:rsidRDefault="002C7C2D" w:rsidP="00504390">
            <w:pPr>
              <w:rPr>
                <w:rFonts w:ascii="Calibri" w:hAnsi="Calibri" w:cs="Calibri"/>
                <w:color w:val="000000"/>
                <w:lang w:val="en-US"/>
              </w:rPr>
            </w:pPr>
            <w:r w:rsidRPr="009A48C2">
              <w:rPr>
                <w:rFonts w:ascii="Calibri" w:hAnsi="Calibri" w:cs="Calibri"/>
                <w:color w:val="000000"/>
                <w:lang w:val="en-US"/>
              </w:rPr>
              <w:t> </w:t>
            </w:r>
          </w:p>
        </w:tc>
      </w:tr>
      <w:tr w:rsidR="002E290D" w:rsidRPr="009A48C2" w14:paraId="7E3C4BE5" w14:textId="77777777" w:rsidTr="00FB31D5">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024FBD1" w14:textId="77777777" w:rsidR="002C7C2D" w:rsidRPr="009A48C2" w:rsidRDefault="002C7C2D" w:rsidP="002C7C2D">
            <w:pPr>
              <w:jc w:val="center"/>
              <w:rPr>
                <w:rFonts w:cs="Arial"/>
                <w:lang w:val="en-US"/>
              </w:rPr>
            </w:pPr>
            <w:r w:rsidRPr="009A48C2">
              <w:rPr>
                <w:rFonts w:cs="Arial"/>
                <w:lang w:val="en-US"/>
              </w:rPr>
              <w:t>c</w:t>
            </w:r>
          </w:p>
          <w:p w14:paraId="3ADB3072" w14:textId="764BF6EC" w:rsidR="002C7C2D" w:rsidRPr="009A48C2" w:rsidRDefault="002C7C2D" w:rsidP="002E290D">
            <w:pPr>
              <w:jc w:val="center"/>
              <w:rPr>
                <w:rFonts w:cs="Arial"/>
                <w:lang w:val="en-US"/>
              </w:rPr>
            </w:pPr>
          </w:p>
        </w:tc>
        <w:tc>
          <w:tcPr>
            <w:tcW w:w="1221" w:type="dxa"/>
            <w:tcBorders>
              <w:top w:val="single" w:sz="4" w:space="0" w:color="auto"/>
              <w:left w:val="nil"/>
              <w:bottom w:val="single" w:sz="4" w:space="0" w:color="auto"/>
              <w:right w:val="single" w:sz="4" w:space="0" w:color="auto"/>
            </w:tcBorders>
            <w:shd w:val="clear" w:color="000000" w:fill="ACB9CA"/>
            <w:vAlign w:val="center"/>
            <w:hideMark/>
          </w:tcPr>
          <w:p w14:paraId="05DE4A80" w14:textId="41D43705"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8</w:t>
            </w:r>
          </w:p>
        </w:tc>
        <w:tc>
          <w:tcPr>
            <w:tcW w:w="500" w:type="dxa"/>
            <w:tcBorders>
              <w:top w:val="nil"/>
              <w:left w:val="nil"/>
              <w:bottom w:val="single" w:sz="4" w:space="0" w:color="auto"/>
              <w:right w:val="single" w:sz="4" w:space="0" w:color="auto"/>
            </w:tcBorders>
            <w:shd w:val="clear" w:color="auto" w:fill="auto"/>
            <w:noWrap/>
            <w:vAlign w:val="bottom"/>
            <w:hideMark/>
          </w:tcPr>
          <w:p w14:paraId="3BDCD61C"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20EC033"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AF017B4"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7CA308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2B57B1A"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7403AD0"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61CF10A"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F57F54C"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6A4C03"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24F2DC0B"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3F05A61"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6C8008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C9D55F"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70B8788"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05B6D70"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E820D13"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r>
      <w:tr w:rsidR="002C7C2D" w:rsidRPr="009A48C2" w14:paraId="26BF99FB" w14:textId="77777777" w:rsidTr="00FB31D5">
        <w:trPr>
          <w:trHeight w:val="300"/>
        </w:trPr>
        <w:tc>
          <w:tcPr>
            <w:tcW w:w="940" w:type="dxa"/>
            <w:vMerge/>
            <w:tcBorders>
              <w:top w:val="single" w:sz="4" w:space="0" w:color="auto"/>
              <w:left w:val="single" w:sz="4" w:space="0" w:color="auto"/>
              <w:bottom w:val="single" w:sz="4" w:space="0" w:color="auto"/>
              <w:right w:val="single" w:sz="4" w:space="0" w:color="auto"/>
            </w:tcBorders>
            <w:shd w:val="clear" w:color="000000" w:fill="ACB9CA"/>
            <w:vAlign w:val="center"/>
            <w:hideMark/>
          </w:tcPr>
          <w:p w14:paraId="6A3880A8" w14:textId="3C89DE61" w:rsidR="002C7C2D" w:rsidRPr="009A48C2" w:rsidRDefault="002C7C2D" w:rsidP="002C7C2D">
            <w:pPr>
              <w:jc w:val="center"/>
              <w:rPr>
                <w:rFonts w:cs="Arial"/>
                <w:color w:val="000000"/>
                <w:lang w:val="en-US"/>
              </w:rPr>
            </w:pPr>
          </w:p>
        </w:tc>
        <w:tc>
          <w:tcPr>
            <w:tcW w:w="1221" w:type="dxa"/>
            <w:tcBorders>
              <w:top w:val="single" w:sz="4" w:space="0" w:color="auto"/>
              <w:left w:val="nil"/>
              <w:bottom w:val="single" w:sz="4" w:space="0" w:color="auto"/>
              <w:right w:val="single" w:sz="4" w:space="0" w:color="auto"/>
            </w:tcBorders>
            <w:shd w:val="clear" w:color="000000" w:fill="ACB9CA"/>
            <w:vAlign w:val="center"/>
            <w:hideMark/>
          </w:tcPr>
          <w:p w14:paraId="14AC9F99" w14:textId="47DD1BE1" w:rsidR="002C7C2D" w:rsidRPr="009A48C2" w:rsidRDefault="002C7C2D" w:rsidP="002C7C2D">
            <w:pPr>
              <w:jc w:val="center"/>
              <w:rPr>
                <w:rFonts w:ascii="Calibri" w:hAnsi="Calibri" w:cs="Calibri"/>
                <w:lang w:val="en-US"/>
              </w:rPr>
            </w:pPr>
            <w:r w:rsidRPr="009A48C2">
              <w:rPr>
                <w:rFonts w:ascii="Calibri" w:hAnsi="Calibri" w:cs="Calibri"/>
                <w:lang w:val="en-US"/>
              </w:rPr>
              <w:t>9</w:t>
            </w:r>
          </w:p>
        </w:tc>
        <w:tc>
          <w:tcPr>
            <w:tcW w:w="500" w:type="dxa"/>
            <w:tcBorders>
              <w:top w:val="nil"/>
              <w:left w:val="nil"/>
              <w:bottom w:val="single" w:sz="4" w:space="0" w:color="auto"/>
              <w:right w:val="single" w:sz="4" w:space="0" w:color="auto"/>
            </w:tcBorders>
            <w:shd w:val="clear" w:color="auto" w:fill="auto"/>
            <w:noWrap/>
            <w:vAlign w:val="bottom"/>
            <w:hideMark/>
          </w:tcPr>
          <w:p w14:paraId="3D738002"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30294E3"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651678DE"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27C387"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84D494"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DC16FE"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26AF753"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9EF7F4"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99B2C74"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1050555"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8AA4147"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69731D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60A26F"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444A2D"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DDE6F9F"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96D0758"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r>
      <w:tr w:rsidR="002C7C2D" w:rsidRPr="009A48C2" w14:paraId="753B87BB" w14:textId="77777777" w:rsidTr="00FB31D5">
        <w:trPr>
          <w:trHeight w:val="300"/>
        </w:trPr>
        <w:tc>
          <w:tcPr>
            <w:tcW w:w="940" w:type="dxa"/>
            <w:vMerge/>
            <w:tcBorders>
              <w:top w:val="single" w:sz="4" w:space="0" w:color="auto"/>
              <w:left w:val="single" w:sz="4" w:space="0" w:color="auto"/>
              <w:bottom w:val="single" w:sz="4" w:space="0" w:color="auto"/>
              <w:right w:val="single" w:sz="4" w:space="0" w:color="auto"/>
            </w:tcBorders>
            <w:shd w:val="clear" w:color="000000" w:fill="ACB9CA"/>
            <w:vAlign w:val="center"/>
            <w:hideMark/>
          </w:tcPr>
          <w:p w14:paraId="1F82F1F3" w14:textId="77777777" w:rsidR="002C7C2D" w:rsidRPr="009A48C2" w:rsidRDefault="002C7C2D" w:rsidP="002C7C2D">
            <w:pPr>
              <w:rPr>
                <w:rFonts w:cs="Arial"/>
                <w:color w:val="000000"/>
                <w:lang w:val="en-US"/>
              </w:rPr>
            </w:pPr>
          </w:p>
        </w:tc>
        <w:tc>
          <w:tcPr>
            <w:tcW w:w="1221" w:type="dxa"/>
            <w:tcBorders>
              <w:top w:val="single" w:sz="4" w:space="0" w:color="auto"/>
              <w:left w:val="nil"/>
              <w:bottom w:val="single" w:sz="4" w:space="0" w:color="auto"/>
              <w:right w:val="single" w:sz="4" w:space="0" w:color="auto"/>
            </w:tcBorders>
            <w:shd w:val="clear" w:color="000000" w:fill="ACB9CA"/>
            <w:vAlign w:val="center"/>
            <w:hideMark/>
          </w:tcPr>
          <w:p w14:paraId="7D88C0DA" w14:textId="30399EE1"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10</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25B79A3"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A56213C"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2545A510"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BDA0C00"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70B4B9A"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7605540"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5B326EF"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4E95886"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56F5BAE9"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2C105942"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A3CFFF0"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61334E30"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084B6387"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4F35EE96"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630EC157"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481C0012" w14:textId="77777777" w:rsidR="002C7C2D" w:rsidRPr="009A48C2" w:rsidRDefault="002C7C2D" w:rsidP="002C7C2D">
            <w:pPr>
              <w:rPr>
                <w:rFonts w:ascii="Calibri" w:hAnsi="Calibri" w:cs="Calibri"/>
                <w:color w:val="000000"/>
                <w:lang w:val="en-US"/>
              </w:rPr>
            </w:pPr>
            <w:r w:rsidRPr="009A48C2">
              <w:rPr>
                <w:rFonts w:ascii="Calibri" w:hAnsi="Calibri" w:cs="Calibri"/>
                <w:color w:val="000000"/>
                <w:lang w:val="en-US"/>
              </w:rPr>
              <w:t> </w:t>
            </w:r>
          </w:p>
        </w:tc>
      </w:tr>
      <w:tr w:rsidR="002C7C2D" w:rsidRPr="009A48C2" w14:paraId="21FF3833" w14:textId="77777777" w:rsidTr="00FB31D5">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1D8AB50" w14:textId="6A196414" w:rsidR="002C7C2D" w:rsidRPr="009A48C2" w:rsidRDefault="002C7C2D" w:rsidP="002E290D">
            <w:pPr>
              <w:jc w:val="center"/>
              <w:rPr>
                <w:rFonts w:cs="Arial"/>
                <w:color w:val="000000"/>
                <w:lang w:val="en-US"/>
              </w:rPr>
            </w:pPr>
            <w:r w:rsidRPr="009A48C2">
              <w:rPr>
                <w:rFonts w:cs="Arial"/>
                <w:color w:val="000000"/>
                <w:lang w:val="en-US"/>
              </w:rPr>
              <w:t>d</w:t>
            </w:r>
          </w:p>
        </w:tc>
        <w:tc>
          <w:tcPr>
            <w:tcW w:w="1221" w:type="dxa"/>
            <w:tcBorders>
              <w:top w:val="single" w:sz="4" w:space="0" w:color="auto"/>
              <w:left w:val="nil"/>
              <w:bottom w:val="single" w:sz="4" w:space="0" w:color="auto"/>
              <w:right w:val="single" w:sz="4" w:space="0" w:color="auto"/>
            </w:tcBorders>
            <w:shd w:val="clear" w:color="000000" w:fill="ACB9CA"/>
            <w:vAlign w:val="center"/>
          </w:tcPr>
          <w:p w14:paraId="7030CDAA" w14:textId="5882C980"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11</w:t>
            </w: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B4ED60B"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A7621F6" w14:textId="77777777" w:rsidR="002C7C2D" w:rsidRPr="009A48C2" w:rsidRDefault="002C7C2D" w:rsidP="002C7C2D">
            <w:pPr>
              <w:rPr>
                <w:rFonts w:ascii="Calibri" w:hAnsi="Calibri" w:cs="Calibri"/>
                <w:color w:val="000000"/>
                <w:lang w:val="en-US"/>
              </w:rPr>
            </w:pPr>
          </w:p>
        </w:tc>
        <w:tc>
          <w:tcPr>
            <w:tcW w:w="480" w:type="dxa"/>
            <w:tcBorders>
              <w:top w:val="single" w:sz="4" w:space="0" w:color="auto"/>
              <w:left w:val="nil"/>
              <w:bottom w:val="single" w:sz="4" w:space="0" w:color="auto"/>
              <w:right w:val="single" w:sz="4" w:space="0" w:color="auto"/>
            </w:tcBorders>
            <w:shd w:val="clear" w:color="auto" w:fill="auto"/>
            <w:noWrap/>
            <w:vAlign w:val="bottom"/>
          </w:tcPr>
          <w:p w14:paraId="6101BC86"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AAA3893"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F49155B"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1C4EF26"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B1722EC"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1A3B8B0"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0F11992"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C6EC383"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04F71C0"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2CBA1A6"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9054169"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79AB2664"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5ECD4F2"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9B22340" w14:textId="77777777" w:rsidR="002C7C2D" w:rsidRPr="009A48C2" w:rsidRDefault="002C7C2D" w:rsidP="002C7C2D">
            <w:pPr>
              <w:rPr>
                <w:rFonts w:ascii="Calibri" w:hAnsi="Calibri" w:cs="Calibri"/>
                <w:color w:val="000000"/>
                <w:lang w:val="en-US"/>
              </w:rPr>
            </w:pPr>
          </w:p>
        </w:tc>
      </w:tr>
      <w:tr w:rsidR="002C7C2D" w:rsidRPr="009A48C2" w14:paraId="48FDC0FA" w14:textId="77777777" w:rsidTr="00FB31D5">
        <w:trPr>
          <w:trHeight w:val="300"/>
        </w:trPr>
        <w:tc>
          <w:tcPr>
            <w:tcW w:w="940" w:type="dxa"/>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7EEA879" w14:textId="77777777" w:rsidR="002C7C2D" w:rsidRPr="009A48C2" w:rsidRDefault="002C7C2D" w:rsidP="002C7C2D">
            <w:pPr>
              <w:rPr>
                <w:rFonts w:cs="Arial"/>
                <w:color w:val="000000"/>
                <w:lang w:val="en-US"/>
              </w:rPr>
            </w:pPr>
          </w:p>
        </w:tc>
        <w:tc>
          <w:tcPr>
            <w:tcW w:w="1221" w:type="dxa"/>
            <w:tcBorders>
              <w:top w:val="single" w:sz="4" w:space="0" w:color="auto"/>
              <w:left w:val="nil"/>
              <w:bottom w:val="single" w:sz="4" w:space="0" w:color="auto"/>
              <w:right w:val="single" w:sz="4" w:space="0" w:color="auto"/>
            </w:tcBorders>
            <w:shd w:val="clear" w:color="000000" w:fill="ACB9CA"/>
            <w:vAlign w:val="center"/>
          </w:tcPr>
          <w:p w14:paraId="59C20571" w14:textId="3AC816DD" w:rsidR="002C7C2D" w:rsidRPr="009A48C2" w:rsidRDefault="002C7C2D" w:rsidP="002C7C2D">
            <w:pPr>
              <w:jc w:val="center"/>
              <w:rPr>
                <w:rFonts w:ascii="Calibri" w:hAnsi="Calibri" w:cs="Calibri"/>
                <w:color w:val="000000"/>
                <w:lang w:val="en-US"/>
              </w:rPr>
            </w:pPr>
            <w:r w:rsidRPr="009A48C2">
              <w:rPr>
                <w:rFonts w:ascii="Calibri" w:hAnsi="Calibri" w:cs="Calibri"/>
                <w:color w:val="000000"/>
                <w:lang w:val="en-US"/>
              </w:rPr>
              <w:t>12</w:t>
            </w: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357B7F1"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7383DA4" w14:textId="77777777" w:rsidR="002C7C2D" w:rsidRPr="009A48C2" w:rsidRDefault="002C7C2D" w:rsidP="002C7C2D">
            <w:pPr>
              <w:rPr>
                <w:rFonts w:ascii="Calibri" w:hAnsi="Calibri" w:cs="Calibri"/>
                <w:color w:val="000000"/>
                <w:lang w:val="en-US"/>
              </w:rPr>
            </w:pPr>
          </w:p>
        </w:tc>
        <w:tc>
          <w:tcPr>
            <w:tcW w:w="480" w:type="dxa"/>
            <w:tcBorders>
              <w:top w:val="single" w:sz="4" w:space="0" w:color="auto"/>
              <w:left w:val="nil"/>
              <w:bottom w:val="single" w:sz="4" w:space="0" w:color="auto"/>
              <w:right w:val="single" w:sz="4" w:space="0" w:color="auto"/>
            </w:tcBorders>
            <w:shd w:val="clear" w:color="auto" w:fill="auto"/>
            <w:noWrap/>
            <w:vAlign w:val="bottom"/>
          </w:tcPr>
          <w:p w14:paraId="23A1930C"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892FE5E"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A3508CF"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2F9FAA91"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B5F4D73"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22B0746"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7C2E1BF"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A5B23A5"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257340D1"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18A5D87"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432E872"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00C4689"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21FAEFE8" w14:textId="77777777" w:rsidR="002C7C2D" w:rsidRPr="009A48C2"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32D24DC1" w14:textId="77777777" w:rsidR="002C7C2D" w:rsidRPr="009A48C2" w:rsidRDefault="002C7C2D" w:rsidP="002C7C2D">
            <w:pPr>
              <w:rPr>
                <w:rFonts w:ascii="Calibri" w:hAnsi="Calibri" w:cs="Calibri"/>
                <w:color w:val="000000"/>
                <w:lang w:val="en-US"/>
              </w:rPr>
            </w:pPr>
          </w:p>
        </w:tc>
      </w:tr>
    </w:tbl>
    <w:p w14:paraId="2379A8DA" w14:textId="77777777" w:rsidR="002C7C2D" w:rsidRPr="00FB31D5" w:rsidRDefault="002C7C2D" w:rsidP="000B20EB">
      <w:pPr>
        <w:ind w:left="3540" w:hanging="3540"/>
        <w:jc w:val="center"/>
        <w:rPr>
          <w:rFonts w:cs="Arial"/>
          <w:iCs/>
          <w:szCs w:val="22"/>
          <w:lang w:val="en-US"/>
        </w:rPr>
      </w:pPr>
    </w:p>
    <w:p w14:paraId="355952F1" w14:textId="48089E88" w:rsidR="00855C12" w:rsidRPr="00FB31D5" w:rsidRDefault="00D44224" w:rsidP="002E290D">
      <w:pPr>
        <w:ind w:left="3540" w:hanging="3540"/>
        <w:jc w:val="center"/>
        <w:rPr>
          <w:rFonts w:cs="Arial"/>
          <w:i/>
          <w:szCs w:val="22"/>
          <w:lang w:val="en-US"/>
        </w:rPr>
      </w:pPr>
      <w:proofErr w:type="spellStart"/>
      <w:r w:rsidRPr="00FB31D5">
        <w:rPr>
          <w:i/>
        </w:rPr>
        <w:t>Table</w:t>
      </w:r>
      <w:proofErr w:type="spellEnd"/>
      <w:r w:rsidRPr="00FB31D5">
        <w:rPr>
          <w:i/>
        </w:rPr>
        <w:t xml:space="preserve"> 1. </w:t>
      </w:r>
      <w:proofErr w:type="spellStart"/>
      <w:r w:rsidRPr="00FB31D5">
        <w:rPr>
          <w:i/>
        </w:rPr>
        <w:t>Activity</w:t>
      </w:r>
      <w:proofErr w:type="spellEnd"/>
      <w:r w:rsidRPr="00FB31D5">
        <w:rPr>
          <w:i/>
        </w:rPr>
        <w:t xml:space="preserve"> </w:t>
      </w:r>
      <w:proofErr w:type="spellStart"/>
      <w:r w:rsidRPr="00FB31D5">
        <w:rPr>
          <w:i/>
        </w:rPr>
        <w:t>timeline</w:t>
      </w:r>
      <w:proofErr w:type="spellEnd"/>
      <w:r w:rsidRPr="00FB31D5">
        <w:rPr>
          <w:i/>
        </w:rPr>
        <w:t>.</w:t>
      </w:r>
    </w:p>
    <w:p w14:paraId="622105DE" w14:textId="77777777" w:rsidR="00C972EC" w:rsidRPr="00FB31D5" w:rsidRDefault="00C972EC" w:rsidP="00986B97">
      <w:pPr>
        <w:rPr>
          <w:rFonts w:cs="Arial"/>
          <w:b/>
          <w:bCs/>
          <w:iCs/>
          <w:szCs w:val="22"/>
        </w:rPr>
      </w:pPr>
    </w:p>
    <w:p w14:paraId="5C7348C9" w14:textId="40AE5348" w:rsidR="00462E8E" w:rsidRPr="00FB31D5" w:rsidRDefault="00935EE1" w:rsidP="00986B97">
      <w:pPr>
        <w:rPr>
          <w:rFonts w:cs="Arial"/>
          <w:b/>
          <w:bCs/>
          <w:iCs/>
          <w:szCs w:val="22"/>
        </w:rPr>
      </w:pPr>
      <w:r w:rsidRPr="00FB31D5">
        <w:rPr>
          <w:rFonts w:cs="Arial"/>
          <w:b/>
          <w:bCs/>
          <w:iCs/>
          <w:szCs w:val="22"/>
        </w:rPr>
        <w:t>Bibliografía</w:t>
      </w:r>
    </w:p>
    <w:p w14:paraId="7ABDC539" w14:textId="77777777" w:rsidR="00645B05" w:rsidRPr="00FB31D5" w:rsidRDefault="00645B05" w:rsidP="00986B97">
      <w:pPr>
        <w:rPr>
          <w:rFonts w:cs="Arial"/>
          <w:b/>
          <w:bCs/>
          <w:iCs/>
          <w:szCs w:val="22"/>
        </w:rPr>
      </w:pPr>
    </w:p>
    <w:p w14:paraId="216BE629" w14:textId="3E75E830" w:rsidR="0062433C" w:rsidRPr="00FB31D5" w:rsidRDefault="0062433C" w:rsidP="0062433C">
      <w:pPr>
        <w:widowControl w:val="0"/>
        <w:autoSpaceDE w:val="0"/>
        <w:autoSpaceDN w:val="0"/>
        <w:adjustRightInd w:val="0"/>
        <w:ind w:left="480" w:hanging="480"/>
        <w:rPr>
          <w:rFonts w:cs="Arial"/>
          <w:noProof/>
          <w:szCs w:val="24"/>
          <w:rPrChange w:id="7" w:author="PC" w:date="2024-08-04T23:32:00Z">
            <w:rPr>
              <w:rFonts w:cs="Arial"/>
              <w:noProof/>
              <w:szCs w:val="24"/>
              <w:lang w:val="en-US"/>
            </w:rPr>
          </w:rPrChange>
        </w:rPr>
      </w:pPr>
      <w:r w:rsidRPr="00FB31D5">
        <w:rPr>
          <w:rFonts w:cs="Arial"/>
          <w:b/>
          <w:bCs/>
          <w:iCs/>
          <w:szCs w:val="22"/>
          <w:lang w:val="en-US"/>
        </w:rPr>
        <w:fldChar w:fldCharType="begin" w:fldLock="1"/>
      </w:r>
      <w:r w:rsidRPr="00FB31D5">
        <w:rPr>
          <w:rFonts w:cs="Arial"/>
          <w:b/>
          <w:bCs/>
          <w:iCs/>
          <w:szCs w:val="22"/>
          <w:lang w:val="en-US"/>
          <w:rPrChange w:id="8" w:author="PC" w:date="2024-08-04T23:32:00Z">
            <w:rPr>
              <w:rFonts w:cs="Arial"/>
              <w:b/>
              <w:bCs/>
              <w:iCs/>
              <w:szCs w:val="22"/>
            </w:rPr>
          </w:rPrChange>
        </w:rPr>
        <w:instrText xml:space="preserve">ADDIN Mendeley Bibliography CSL_BIBLIOGRAPHY </w:instrText>
      </w:r>
      <w:r w:rsidRPr="00FB31D5">
        <w:rPr>
          <w:rFonts w:cs="Arial"/>
          <w:b/>
          <w:bCs/>
          <w:iCs/>
          <w:szCs w:val="22"/>
          <w:lang w:val="en-US"/>
        </w:rPr>
        <w:fldChar w:fldCharType="separate"/>
      </w:r>
      <w:r w:rsidRPr="00FB31D5">
        <w:rPr>
          <w:rFonts w:cs="Arial"/>
          <w:noProof/>
          <w:szCs w:val="24"/>
          <w:lang w:val="en-US"/>
          <w:rPrChange w:id="9" w:author="PC" w:date="2024-08-04T23:32:00Z">
            <w:rPr>
              <w:rFonts w:cs="Arial"/>
              <w:noProof/>
              <w:szCs w:val="24"/>
            </w:rPr>
          </w:rPrChange>
        </w:rPr>
        <w:t xml:space="preserve">Bengio, Y., &amp; Haffner, P. (1998). </w:t>
      </w:r>
      <w:r w:rsidRPr="009A48C2">
        <w:rPr>
          <w:rFonts w:cs="Arial"/>
          <w:i/>
          <w:iCs/>
          <w:noProof/>
          <w:szCs w:val="24"/>
          <w:lang w:val="en-US"/>
        </w:rPr>
        <w:t>Gradient-Based Learning Applied to Document Recognition</w:t>
      </w:r>
      <w:r w:rsidRPr="009A48C2">
        <w:rPr>
          <w:rFonts w:cs="Arial"/>
          <w:noProof/>
          <w:szCs w:val="24"/>
          <w:lang w:val="en-US"/>
        </w:rPr>
        <w:t xml:space="preserve">. </w:t>
      </w:r>
      <w:r w:rsidRPr="00FB31D5">
        <w:rPr>
          <w:rFonts w:cs="Arial"/>
          <w:i/>
          <w:iCs/>
          <w:noProof/>
          <w:szCs w:val="24"/>
          <w:rPrChange w:id="10" w:author="PC" w:date="2024-08-04T23:32:00Z">
            <w:rPr>
              <w:rFonts w:cs="Arial"/>
              <w:i/>
              <w:iCs/>
              <w:noProof/>
              <w:szCs w:val="24"/>
              <w:lang w:val="en-US"/>
            </w:rPr>
          </w:rPrChange>
        </w:rPr>
        <w:t>86</w:t>
      </w:r>
      <w:r w:rsidRPr="00FB31D5">
        <w:rPr>
          <w:rFonts w:cs="Arial"/>
          <w:noProof/>
          <w:szCs w:val="24"/>
          <w:rPrChange w:id="11" w:author="PC" w:date="2024-08-04T23:32:00Z">
            <w:rPr>
              <w:rFonts w:cs="Arial"/>
              <w:noProof/>
              <w:szCs w:val="24"/>
              <w:lang w:val="en-US"/>
            </w:rPr>
          </w:rPrChange>
        </w:rPr>
        <w:t>(11).</w:t>
      </w:r>
    </w:p>
    <w:p w14:paraId="4369694B" w14:textId="77777777" w:rsidR="0062433C" w:rsidRPr="009A48C2" w:rsidRDefault="0062433C" w:rsidP="0062433C">
      <w:pPr>
        <w:widowControl w:val="0"/>
        <w:autoSpaceDE w:val="0"/>
        <w:autoSpaceDN w:val="0"/>
        <w:adjustRightInd w:val="0"/>
        <w:ind w:left="480" w:hanging="480"/>
        <w:rPr>
          <w:rFonts w:cs="Arial"/>
          <w:noProof/>
          <w:szCs w:val="24"/>
          <w:lang w:val="en-US"/>
        </w:rPr>
      </w:pPr>
      <w:r w:rsidRPr="00FB31D5">
        <w:rPr>
          <w:rFonts w:cs="Arial"/>
          <w:noProof/>
          <w:szCs w:val="24"/>
          <w:rPrChange w:id="12" w:author="PC" w:date="2024-08-04T23:32:00Z">
            <w:rPr>
              <w:rFonts w:cs="Arial"/>
              <w:noProof/>
              <w:szCs w:val="24"/>
              <w:lang w:val="en-US"/>
            </w:rPr>
          </w:rPrChange>
        </w:rPr>
        <w:t xml:space="preserve">Chen, Z., Narayanan, N., Fang, B., Li, G., Pattabiraman, K., &amp; DeBardeleben, N. (2020). </w:t>
      </w:r>
      <w:r w:rsidRPr="009A48C2">
        <w:rPr>
          <w:rFonts w:cs="Arial"/>
          <w:noProof/>
          <w:szCs w:val="24"/>
          <w:lang w:val="en-US"/>
        </w:rPr>
        <w:t xml:space="preserve">Tensorfi: A flexible fault injection framework for tensorflow applications. </w:t>
      </w:r>
      <w:r w:rsidRPr="009A48C2">
        <w:rPr>
          <w:rFonts w:cs="Arial"/>
          <w:i/>
          <w:iCs/>
          <w:noProof/>
          <w:szCs w:val="24"/>
          <w:lang w:val="en-US"/>
        </w:rPr>
        <w:t>Proceedings - International Symposium on Software Reliability Engineering, ISSRE</w:t>
      </w:r>
      <w:r w:rsidRPr="009A48C2">
        <w:rPr>
          <w:rFonts w:cs="Arial"/>
          <w:noProof/>
          <w:szCs w:val="24"/>
          <w:lang w:val="en-US"/>
        </w:rPr>
        <w:t xml:space="preserve">, </w:t>
      </w:r>
      <w:r w:rsidRPr="009A48C2">
        <w:rPr>
          <w:rFonts w:cs="Arial"/>
          <w:i/>
          <w:iCs/>
          <w:noProof/>
          <w:szCs w:val="24"/>
          <w:lang w:val="en-US"/>
        </w:rPr>
        <w:t>2020</w:t>
      </w:r>
      <w:r w:rsidRPr="009A48C2">
        <w:rPr>
          <w:rFonts w:cs="Arial"/>
          <w:noProof/>
          <w:szCs w:val="24"/>
          <w:lang w:val="en-US"/>
        </w:rPr>
        <w:t>-</w:t>
      </w:r>
      <w:r w:rsidRPr="009A48C2">
        <w:rPr>
          <w:rFonts w:cs="Arial"/>
          <w:i/>
          <w:iCs/>
          <w:noProof/>
          <w:szCs w:val="24"/>
          <w:lang w:val="en-US"/>
        </w:rPr>
        <w:t>Octob</w:t>
      </w:r>
      <w:r w:rsidRPr="009A48C2">
        <w:rPr>
          <w:rFonts w:cs="Arial"/>
          <w:noProof/>
          <w:szCs w:val="24"/>
          <w:lang w:val="en-US"/>
        </w:rPr>
        <w:t>, 426–435. https://doi.org/10.1109/ISSRE5003.2020.00047</w:t>
      </w:r>
    </w:p>
    <w:p w14:paraId="3DF93724" w14:textId="77777777" w:rsidR="0062433C" w:rsidRPr="009A48C2" w:rsidRDefault="0062433C" w:rsidP="0062433C">
      <w:pPr>
        <w:widowControl w:val="0"/>
        <w:autoSpaceDE w:val="0"/>
        <w:autoSpaceDN w:val="0"/>
        <w:adjustRightInd w:val="0"/>
        <w:ind w:left="480" w:hanging="480"/>
        <w:rPr>
          <w:rFonts w:cs="Arial"/>
          <w:noProof/>
          <w:szCs w:val="24"/>
          <w:lang w:val="en-US"/>
        </w:rPr>
      </w:pPr>
      <w:r w:rsidRPr="007250FE">
        <w:rPr>
          <w:rFonts w:cs="Arial"/>
          <w:noProof/>
          <w:szCs w:val="24"/>
        </w:rPr>
        <w:t xml:space="preserve">Gavarini, G., Ruospo, A., &amp; Sanchez, E. (2023). </w:t>
      </w:r>
      <w:r w:rsidRPr="009A48C2">
        <w:rPr>
          <w:rFonts w:cs="Arial"/>
          <w:noProof/>
          <w:szCs w:val="24"/>
          <w:lang w:val="en-US"/>
        </w:rPr>
        <w:t xml:space="preserve">SCI-FI: A Smart, aCcurate and unIntrusive Fault-Injector for Deep Neural Networks. </w:t>
      </w:r>
      <w:r w:rsidRPr="009A48C2">
        <w:rPr>
          <w:rFonts w:cs="Arial"/>
          <w:i/>
          <w:iCs/>
          <w:noProof/>
          <w:szCs w:val="24"/>
          <w:lang w:val="en-US"/>
        </w:rPr>
        <w:t>Proceedings of the European Test Workshop</w:t>
      </w:r>
      <w:r w:rsidRPr="009A48C2">
        <w:rPr>
          <w:rFonts w:cs="Arial"/>
          <w:noProof/>
          <w:szCs w:val="24"/>
          <w:lang w:val="en-US"/>
        </w:rPr>
        <w:t xml:space="preserve">, </w:t>
      </w:r>
      <w:r w:rsidRPr="009A48C2">
        <w:rPr>
          <w:rFonts w:cs="Arial"/>
          <w:i/>
          <w:iCs/>
          <w:noProof/>
          <w:szCs w:val="24"/>
          <w:lang w:val="en-US"/>
        </w:rPr>
        <w:t>2023</w:t>
      </w:r>
      <w:r w:rsidRPr="009A48C2">
        <w:rPr>
          <w:rFonts w:cs="Arial"/>
          <w:noProof/>
          <w:szCs w:val="24"/>
          <w:lang w:val="en-US"/>
        </w:rPr>
        <w:t>-</w:t>
      </w:r>
      <w:r w:rsidRPr="009A48C2">
        <w:rPr>
          <w:rFonts w:cs="Arial"/>
          <w:i/>
          <w:iCs/>
          <w:noProof/>
          <w:szCs w:val="24"/>
          <w:lang w:val="en-US"/>
        </w:rPr>
        <w:t>May</w:t>
      </w:r>
      <w:r w:rsidRPr="009A48C2">
        <w:rPr>
          <w:rFonts w:cs="Arial"/>
          <w:noProof/>
          <w:szCs w:val="24"/>
          <w:lang w:val="en-US"/>
        </w:rPr>
        <w:t>, 1–6. https://doi.org/10.1109/ETS56758.2023.10173957</w:t>
      </w:r>
    </w:p>
    <w:p w14:paraId="1CC53234" w14:textId="77777777" w:rsidR="0062433C" w:rsidRPr="009A48C2" w:rsidRDefault="0062433C" w:rsidP="0062433C">
      <w:pPr>
        <w:widowControl w:val="0"/>
        <w:autoSpaceDE w:val="0"/>
        <w:autoSpaceDN w:val="0"/>
        <w:adjustRightInd w:val="0"/>
        <w:ind w:left="480" w:hanging="480"/>
        <w:rPr>
          <w:rFonts w:cs="Arial"/>
          <w:noProof/>
          <w:szCs w:val="24"/>
          <w:lang w:val="en-US"/>
        </w:rPr>
      </w:pPr>
      <w:r w:rsidRPr="007250FE">
        <w:rPr>
          <w:rFonts w:cs="Arial"/>
          <w:noProof/>
          <w:szCs w:val="24"/>
        </w:rPr>
        <w:t xml:space="preserve">Hernández, A. Z., Jesús, H., Santiago, J., &amp; Lee, M. M. (2022). </w:t>
      </w:r>
      <w:r w:rsidRPr="007250FE">
        <w:rPr>
          <w:rFonts w:cs="Arial"/>
          <w:i/>
          <w:iCs/>
          <w:noProof/>
          <w:szCs w:val="24"/>
        </w:rPr>
        <w:t>Métricas de rendimiento para evaluar el aprendizaje automático en la clasificación de imágenes petroleras utilizando redes neuronales convolucionales .</w:t>
      </w:r>
      <w:r w:rsidRPr="007250FE">
        <w:rPr>
          <w:rFonts w:cs="Arial"/>
          <w:noProof/>
          <w:szCs w:val="24"/>
        </w:rPr>
        <w:t xml:space="preserve"> </w:t>
      </w:r>
      <w:r w:rsidRPr="009A48C2">
        <w:rPr>
          <w:rFonts w:cs="Arial"/>
          <w:i/>
          <w:iCs/>
          <w:noProof/>
          <w:szCs w:val="24"/>
          <w:lang w:val="en-US"/>
        </w:rPr>
        <w:t>2215</w:t>
      </w:r>
      <w:r w:rsidRPr="009A48C2">
        <w:rPr>
          <w:rFonts w:cs="Arial"/>
          <w:noProof/>
          <w:szCs w:val="24"/>
          <w:lang w:val="en-US"/>
        </w:rPr>
        <w:t>, 4624–4637.</w:t>
      </w:r>
    </w:p>
    <w:p w14:paraId="5423AB5D" w14:textId="77777777" w:rsidR="0062433C" w:rsidRPr="009A48C2" w:rsidRDefault="0062433C" w:rsidP="0062433C">
      <w:pPr>
        <w:widowControl w:val="0"/>
        <w:autoSpaceDE w:val="0"/>
        <w:autoSpaceDN w:val="0"/>
        <w:adjustRightInd w:val="0"/>
        <w:ind w:left="480" w:hanging="480"/>
        <w:rPr>
          <w:rFonts w:cs="Arial"/>
          <w:noProof/>
          <w:szCs w:val="24"/>
          <w:lang w:val="en-US"/>
        </w:rPr>
      </w:pPr>
      <w:r w:rsidRPr="009A48C2">
        <w:rPr>
          <w:rFonts w:cs="Arial"/>
          <w:noProof/>
          <w:szCs w:val="24"/>
          <w:lang w:val="en-US"/>
        </w:rPr>
        <w:t xml:space="preserve">Howard, A. G., Chen, B., &amp; Wang, W. (2017). </w:t>
      </w:r>
      <w:r w:rsidRPr="009A48C2">
        <w:rPr>
          <w:rFonts w:cs="Arial"/>
          <w:i/>
          <w:iCs/>
          <w:noProof/>
          <w:szCs w:val="24"/>
          <w:lang w:val="en-US"/>
        </w:rPr>
        <w:t>MobileNets : Efficient Convolutional Neural Networks for Mobile Vision MobileNets : Efficient Convolutional Neural Networks for Mobile Vision Applications</w:t>
      </w:r>
      <w:r w:rsidRPr="009A48C2">
        <w:rPr>
          <w:rFonts w:cs="Arial"/>
          <w:noProof/>
          <w:szCs w:val="24"/>
          <w:lang w:val="en-US"/>
        </w:rPr>
        <w:t xml:space="preserve">. </w:t>
      </w:r>
      <w:r w:rsidRPr="009A48C2">
        <w:rPr>
          <w:rFonts w:cs="Arial"/>
          <w:i/>
          <w:iCs/>
          <w:noProof/>
          <w:szCs w:val="24"/>
          <w:lang w:val="en-US"/>
        </w:rPr>
        <w:t>April 2017</w:t>
      </w:r>
      <w:r w:rsidRPr="009A48C2">
        <w:rPr>
          <w:rFonts w:cs="Arial"/>
          <w:noProof/>
          <w:szCs w:val="24"/>
          <w:lang w:val="en-US"/>
        </w:rPr>
        <w:t>.</w:t>
      </w:r>
    </w:p>
    <w:p w14:paraId="7771EAA5" w14:textId="77777777" w:rsidR="0062433C" w:rsidRPr="009A48C2" w:rsidRDefault="0062433C" w:rsidP="0062433C">
      <w:pPr>
        <w:widowControl w:val="0"/>
        <w:autoSpaceDE w:val="0"/>
        <w:autoSpaceDN w:val="0"/>
        <w:adjustRightInd w:val="0"/>
        <w:ind w:left="480" w:hanging="480"/>
        <w:rPr>
          <w:rFonts w:cs="Arial"/>
          <w:noProof/>
          <w:szCs w:val="24"/>
          <w:lang w:val="en-US"/>
        </w:rPr>
      </w:pPr>
      <w:r w:rsidRPr="009A48C2">
        <w:rPr>
          <w:rFonts w:cs="Arial"/>
          <w:noProof/>
          <w:szCs w:val="24"/>
          <w:lang w:val="en-US"/>
        </w:rPr>
        <w:t xml:space="preserve">Kaur, G., &amp; Bahl, K. (2014). </w:t>
      </w:r>
      <w:r w:rsidRPr="009A48C2">
        <w:rPr>
          <w:rFonts w:cs="Arial"/>
          <w:i/>
          <w:iCs/>
          <w:noProof/>
          <w:szCs w:val="24"/>
          <w:lang w:val="en-US"/>
        </w:rPr>
        <w:t>Software Reliability , Metrics , Reliability Improvement Using Agile Process</w:t>
      </w:r>
      <w:r w:rsidRPr="009A48C2">
        <w:rPr>
          <w:rFonts w:cs="Arial"/>
          <w:noProof/>
          <w:szCs w:val="24"/>
          <w:lang w:val="en-US"/>
        </w:rPr>
        <w:t xml:space="preserve">. </w:t>
      </w:r>
      <w:r w:rsidRPr="009A48C2">
        <w:rPr>
          <w:rFonts w:cs="Arial"/>
          <w:i/>
          <w:iCs/>
          <w:noProof/>
          <w:szCs w:val="24"/>
          <w:lang w:val="en-US"/>
        </w:rPr>
        <w:t>1</w:t>
      </w:r>
      <w:r w:rsidRPr="009A48C2">
        <w:rPr>
          <w:rFonts w:cs="Arial"/>
          <w:noProof/>
          <w:szCs w:val="24"/>
          <w:lang w:val="en-US"/>
        </w:rPr>
        <w:t>(3), 143–147.</w:t>
      </w:r>
    </w:p>
    <w:p w14:paraId="6843B04E" w14:textId="77777777" w:rsidR="0062433C" w:rsidRPr="009A48C2" w:rsidRDefault="0062433C" w:rsidP="0062433C">
      <w:pPr>
        <w:widowControl w:val="0"/>
        <w:autoSpaceDE w:val="0"/>
        <w:autoSpaceDN w:val="0"/>
        <w:adjustRightInd w:val="0"/>
        <w:ind w:left="480" w:hanging="480"/>
        <w:rPr>
          <w:rFonts w:cs="Arial"/>
          <w:noProof/>
          <w:szCs w:val="24"/>
          <w:lang w:val="en-US"/>
        </w:rPr>
      </w:pPr>
      <w:r w:rsidRPr="009A48C2">
        <w:rPr>
          <w:rFonts w:cs="Arial"/>
          <w:noProof/>
          <w:szCs w:val="24"/>
          <w:lang w:val="en-US"/>
        </w:rPr>
        <w:t xml:space="preserve">Krizhevsky, B. A., Sutskever, I., &amp; Hinton, G. E. (2017). </w:t>
      </w:r>
      <w:r w:rsidRPr="009A48C2">
        <w:rPr>
          <w:rFonts w:cs="Arial"/>
          <w:i/>
          <w:iCs/>
          <w:noProof/>
          <w:szCs w:val="24"/>
          <w:lang w:val="en-US"/>
        </w:rPr>
        <w:t>ImageNet Classification with Deep Convolutional Neural Networks</w:t>
      </w:r>
      <w:r w:rsidRPr="009A48C2">
        <w:rPr>
          <w:rFonts w:cs="Arial"/>
          <w:noProof/>
          <w:szCs w:val="24"/>
          <w:lang w:val="en-US"/>
        </w:rPr>
        <w:t>. https://doi.org/10.1145/3065386</w:t>
      </w:r>
    </w:p>
    <w:p w14:paraId="07CF7DA0" w14:textId="77777777" w:rsidR="0062433C" w:rsidRPr="009A48C2" w:rsidRDefault="0062433C" w:rsidP="0062433C">
      <w:pPr>
        <w:widowControl w:val="0"/>
        <w:autoSpaceDE w:val="0"/>
        <w:autoSpaceDN w:val="0"/>
        <w:adjustRightInd w:val="0"/>
        <w:ind w:left="480" w:hanging="480"/>
        <w:rPr>
          <w:rFonts w:cs="Arial"/>
          <w:noProof/>
          <w:szCs w:val="24"/>
          <w:lang w:val="en-US"/>
        </w:rPr>
      </w:pPr>
      <w:r w:rsidRPr="009A48C2">
        <w:rPr>
          <w:rFonts w:cs="Arial"/>
          <w:noProof/>
          <w:szCs w:val="24"/>
          <w:lang w:val="en-US"/>
        </w:rPr>
        <w:t xml:space="preserve">LeCun, Y., &amp; others. (1989). Generalization and network design strategies. </w:t>
      </w:r>
      <w:r w:rsidRPr="009A48C2">
        <w:rPr>
          <w:rFonts w:cs="Arial"/>
          <w:i/>
          <w:iCs/>
          <w:noProof/>
          <w:szCs w:val="24"/>
          <w:lang w:val="en-US"/>
        </w:rPr>
        <w:t>Connectionism in Perspective</w:t>
      </w:r>
      <w:r w:rsidRPr="009A48C2">
        <w:rPr>
          <w:rFonts w:cs="Arial"/>
          <w:noProof/>
          <w:szCs w:val="24"/>
          <w:lang w:val="en-US"/>
        </w:rPr>
        <w:t>, 143–155.</w:t>
      </w:r>
    </w:p>
    <w:p w14:paraId="3E131C12" w14:textId="77777777" w:rsidR="0062433C" w:rsidRPr="009A48C2" w:rsidRDefault="0062433C" w:rsidP="0062433C">
      <w:pPr>
        <w:widowControl w:val="0"/>
        <w:autoSpaceDE w:val="0"/>
        <w:autoSpaceDN w:val="0"/>
        <w:adjustRightInd w:val="0"/>
        <w:ind w:left="480" w:hanging="480"/>
        <w:rPr>
          <w:rFonts w:cs="Arial"/>
          <w:noProof/>
          <w:szCs w:val="24"/>
          <w:lang w:val="en-US"/>
        </w:rPr>
      </w:pPr>
      <w:r w:rsidRPr="009A48C2">
        <w:rPr>
          <w:rFonts w:cs="Arial"/>
          <w:noProof/>
          <w:szCs w:val="24"/>
          <w:lang w:val="en-US"/>
        </w:rPr>
        <w:t xml:space="preserve">Mahmoud, A., Aggarwal, N., Nobbe, A., Vicarte, J. R. S., Adve, S. V., Fletcher, C. W., Frosio, I., &amp; Hari, S. K. S. (2020). PyTorchFI: A Runtime Perturbation Tool for DNNs. </w:t>
      </w:r>
      <w:r w:rsidRPr="009A48C2">
        <w:rPr>
          <w:rFonts w:cs="Arial"/>
          <w:i/>
          <w:iCs/>
          <w:noProof/>
          <w:szCs w:val="24"/>
          <w:lang w:val="en-US"/>
        </w:rPr>
        <w:t>Proceedings - 50th Annual IEEE/IFIP International Conference on Dependable Systems and Networks, DSN-W 2020</w:t>
      </w:r>
      <w:r w:rsidRPr="009A48C2">
        <w:rPr>
          <w:rFonts w:cs="Arial"/>
          <w:noProof/>
          <w:szCs w:val="24"/>
          <w:lang w:val="en-US"/>
        </w:rPr>
        <w:t>, 25–31. https://doi.org/10.1109/DSN-W50199.2020.00014</w:t>
      </w:r>
    </w:p>
    <w:p w14:paraId="7E28BA2C" w14:textId="77777777" w:rsidR="0062433C" w:rsidRPr="007250FE" w:rsidRDefault="0062433C" w:rsidP="0062433C">
      <w:pPr>
        <w:widowControl w:val="0"/>
        <w:autoSpaceDE w:val="0"/>
        <w:autoSpaceDN w:val="0"/>
        <w:adjustRightInd w:val="0"/>
        <w:ind w:left="480" w:hanging="480"/>
        <w:rPr>
          <w:rFonts w:cs="Arial"/>
          <w:noProof/>
          <w:szCs w:val="24"/>
        </w:rPr>
      </w:pPr>
      <w:r w:rsidRPr="009A48C2">
        <w:rPr>
          <w:rFonts w:cs="Arial"/>
          <w:noProof/>
          <w:szCs w:val="24"/>
          <w:lang w:val="en-US"/>
        </w:rPr>
        <w:lastRenderedPageBreak/>
        <w:t xml:space="preserve">Molchanov, P., Tyree, S., Karras, T., Aila, T., &amp; Kautz, J. (2017). </w:t>
      </w:r>
      <w:r w:rsidRPr="009A48C2">
        <w:rPr>
          <w:rFonts w:cs="Arial"/>
          <w:i/>
          <w:iCs/>
          <w:noProof/>
          <w:szCs w:val="24"/>
          <w:lang w:val="en-US"/>
        </w:rPr>
        <w:t>P RUNING C ONVOLUTIONAL N EURAL N ETWORKS</w:t>
      </w:r>
      <w:r w:rsidRPr="009A48C2">
        <w:rPr>
          <w:rFonts w:cs="Arial"/>
          <w:noProof/>
          <w:szCs w:val="24"/>
          <w:lang w:val="en-US"/>
        </w:rPr>
        <w:t xml:space="preserve">. </w:t>
      </w:r>
      <w:r w:rsidRPr="007250FE">
        <w:rPr>
          <w:rFonts w:cs="Arial"/>
          <w:i/>
          <w:iCs/>
          <w:noProof/>
          <w:szCs w:val="24"/>
        </w:rPr>
        <w:t>2015</w:t>
      </w:r>
      <w:r w:rsidRPr="007250FE">
        <w:rPr>
          <w:rFonts w:cs="Arial"/>
          <w:noProof/>
          <w:szCs w:val="24"/>
        </w:rPr>
        <w:t>, 1–17.</w:t>
      </w:r>
    </w:p>
    <w:p w14:paraId="7B7B2FCE" w14:textId="77777777" w:rsidR="0062433C" w:rsidRPr="007250FE" w:rsidRDefault="0062433C" w:rsidP="0062433C">
      <w:pPr>
        <w:widowControl w:val="0"/>
        <w:autoSpaceDE w:val="0"/>
        <w:autoSpaceDN w:val="0"/>
        <w:adjustRightInd w:val="0"/>
        <w:ind w:left="480" w:hanging="480"/>
        <w:rPr>
          <w:rFonts w:cs="Arial"/>
          <w:noProof/>
          <w:szCs w:val="24"/>
        </w:rPr>
      </w:pPr>
      <w:r w:rsidRPr="007250FE">
        <w:rPr>
          <w:rFonts w:cs="Arial"/>
          <w:noProof/>
          <w:szCs w:val="24"/>
        </w:rPr>
        <w:t xml:space="preserve">Moreno, A. (2019). Autor: Álvaro Artola Moreno Tutor: José Antonio Pérez Carrasco. </w:t>
      </w:r>
      <w:r w:rsidRPr="007250FE">
        <w:rPr>
          <w:rFonts w:cs="Arial"/>
          <w:i/>
          <w:iCs/>
          <w:noProof/>
          <w:szCs w:val="24"/>
        </w:rPr>
        <w:t>Universidad de Sevilla</w:t>
      </w:r>
      <w:r w:rsidRPr="007250FE">
        <w:rPr>
          <w:rFonts w:cs="Arial"/>
          <w:noProof/>
          <w:szCs w:val="24"/>
        </w:rPr>
        <w:t>, 80. https://hdl.handle.net/11441/89506</w:t>
      </w:r>
    </w:p>
    <w:p w14:paraId="3FE5DB8F" w14:textId="77777777" w:rsidR="0062433C" w:rsidRPr="007250FE" w:rsidRDefault="0062433C" w:rsidP="0062433C">
      <w:pPr>
        <w:widowControl w:val="0"/>
        <w:autoSpaceDE w:val="0"/>
        <w:autoSpaceDN w:val="0"/>
        <w:adjustRightInd w:val="0"/>
        <w:ind w:left="480" w:hanging="480"/>
        <w:rPr>
          <w:rFonts w:cs="Arial"/>
          <w:noProof/>
          <w:szCs w:val="24"/>
        </w:rPr>
      </w:pPr>
      <w:r w:rsidRPr="007250FE">
        <w:rPr>
          <w:rFonts w:cs="Arial"/>
          <w:noProof/>
          <w:szCs w:val="24"/>
        </w:rPr>
        <w:t xml:space="preserve">Pérez Cerdeira, I. J. (2021). </w:t>
      </w:r>
      <w:r w:rsidRPr="007250FE">
        <w:rPr>
          <w:rFonts w:cs="Arial"/>
          <w:i/>
          <w:iCs/>
          <w:noProof/>
          <w:szCs w:val="24"/>
        </w:rPr>
        <w:t>Aceleración hardware para inferencia en redes neuronales convolucionales</w:t>
      </w:r>
      <w:r w:rsidRPr="007250FE">
        <w:rPr>
          <w:rFonts w:cs="Arial"/>
          <w:noProof/>
          <w:szCs w:val="24"/>
        </w:rPr>
        <w:t>.</w:t>
      </w:r>
    </w:p>
    <w:p w14:paraId="7024E22D" w14:textId="77777777" w:rsidR="0062433C" w:rsidRPr="007250FE" w:rsidRDefault="0062433C" w:rsidP="0062433C">
      <w:pPr>
        <w:widowControl w:val="0"/>
        <w:autoSpaceDE w:val="0"/>
        <w:autoSpaceDN w:val="0"/>
        <w:adjustRightInd w:val="0"/>
        <w:ind w:left="480" w:hanging="480"/>
        <w:rPr>
          <w:rFonts w:cs="Arial"/>
          <w:noProof/>
          <w:szCs w:val="24"/>
        </w:rPr>
      </w:pPr>
      <w:r w:rsidRPr="007250FE">
        <w:rPr>
          <w:rFonts w:cs="Arial"/>
          <w:noProof/>
          <w:szCs w:val="24"/>
        </w:rPr>
        <w:t xml:space="preserve">Renza Torres, D., &amp; Ballesteros, D. M. (2023). </w:t>
      </w:r>
      <w:r w:rsidRPr="007250FE">
        <w:rPr>
          <w:rFonts w:cs="Arial"/>
          <w:i/>
          <w:iCs/>
          <w:noProof/>
          <w:szCs w:val="24"/>
        </w:rPr>
        <w:t>Fundamentos de visión por computador utilizando aprendizaje profundo</w:t>
      </w:r>
      <w:r w:rsidRPr="007250FE">
        <w:rPr>
          <w:rFonts w:cs="Arial"/>
          <w:noProof/>
          <w:szCs w:val="24"/>
        </w:rPr>
        <w:t>. 1–166.</w:t>
      </w:r>
    </w:p>
    <w:p w14:paraId="5205C165" w14:textId="77777777" w:rsidR="0062433C" w:rsidRPr="009A48C2" w:rsidRDefault="0062433C" w:rsidP="0062433C">
      <w:pPr>
        <w:widowControl w:val="0"/>
        <w:autoSpaceDE w:val="0"/>
        <w:autoSpaceDN w:val="0"/>
        <w:adjustRightInd w:val="0"/>
        <w:ind w:left="480" w:hanging="480"/>
        <w:rPr>
          <w:rFonts w:cs="Arial"/>
          <w:noProof/>
          <w:szCs w:val="24"/>
          <w:lang w:val="en-US"/>
        </w:rPr>
      </w:pPr>
      <w:r w:rsidRPr="007250FE">
        <w:rPr>
          <w:rFonts w:cs="Arial"/>
          <w:noProof/>
          <w:szCs w:val="24"/>
        </w:rPr>
        <w:t xml:space="preserve">Ruospo, A., Bosio, A., Ianne, A., Sanchez, E., Torino, P., &amp; Lyon, E. C. De. </w:t>
      </w:r>
      <w:r w:rsidRPr="009A48C2">
        <w:rPr>
          <w:rFonts w:cs="Arial"/>
          <w:noProof/>
          <w:szCs w:val="24"/>
          <w:lang w:val="en-US"/>
        </w:rPr>
        <w:t xml:space="preserve">(2020). </w:t>
      </w:r>
      <w:r w:rsidRPr="009A48C2">
        <w:rPr>
          <w:rFonts w:cs="Arial"/>
          <w:i/>
          <w:iCs/>
          <w:noProof/>
          <w:szCs w:val="24"/>
          <w:lang w:val="en-US"/>
        </w:rPr>
        <w:t>Evaluating Convolutional Neural Networks Reliability depending on their Data Representation</w:t>
      </w:r>
      <w:r w:rsidRPr="009A48C2">
        <w:rPr>
          <w:rFonts w:cs="Arial"/>
          <w:noProof/>
          <w:szCs w:val="24"/>
          <w:lang w:val="en-US"/>
        </w:rPr>
        <w:t>. 672–679. https://doi.org/10.1109/DSD51259.2020.00109</w:t>
      </w:r>
    </w:p>
    <w:p w14:paraId="41D93302" w14:textId="77777777" w:rsidR="0062433C" w:rsidRPr="009A48C2" w:rsidRDefault="0062433C" w:rsidP="0062433C">
      <w:pPr>
        <w:widowControl w:val="0"/>
        <w:autoSpaceDE w:val="0"/>
        <w:autoSpaceDN w:val="0"/>
        <w:adjustRightInd w:val="0"/>
        <w:ind w:left="480" w:hanging="480"/>
        <w:rPr>
          <w:rFonts w:cs="Arial"/>
          <w:noProof/>
          <w:szCs w:val="24"/>
          <w:lang w:val="en-US"/>
        </w:rPr>
      </w:pPr>
      <w:r w:rsidRPr="009A48C2">
        <w:rPr>
          <w:rFonts w:cs="Arial"/>
          <w:noProof/>
          <w:szCs w:val="24"/>
          <w:lang w:val="en-US"/>
        </w:rPr>
        <w:t xml:space="preserve">Ruospo, A., Sanchez, E., Traiola, M., Connor, I. O., &amp; Bosio, A. (2021). Microprocessors and Microsystems Investigating data representation for efficient and reliable Convolutional Neural Networks. </w:t>
      </w:r>
      <w:r w:rsidRPr="009A48C2">
        <w:rPr>
          <w:rFonts w:cs="Arial"/>
          <w:i/>
          <w:iCs/>
          <w:noProof/>
          <w:szCs w:val="24"/>
          <w:lang w:val="en-US"/>
        </w:rPr>
        <w:t>Microprocessors and Microsystems</w:t>
      </w:r>
      <w:r w:rsidRPr="009A48C2">
        <w:rPr>
          <w:rFonts w:cs="Arial"/>
          <w:noProof/>
          <w:szCs w:val="24"/>
          <w:lang w:val="en-US"/>
        </w:rPr>
        <w:t xml:space="preserve">, </w:t>
      </w:r>
      <w:r w:rsidRPr="009A48C2">
        <w:rPr>
          <w:rFonts w:cs="Arial"/>
          <w:i/>
          <w:iCs/>
          <w:noProof/>
          <w:szCs w:val="24"/>
          <w:lang w:val="en-US"/>
        </w:rPr>
        <w:t>86</w:t>
      </w:r>
      <w:r w:rsidRPr="009A48C2">
        <w:rPr>
          <w:rFonts w:cs="Arial"/>
          <w:noProof/>
          <w:szCs w:val="24"/>
          <w:lang w:val="en-US"/>
        </w:rPr>
        <w:t>(December 2020), 104318. https://doi.org/10.1016/j.micpro.2021.104318</w:t>
      </w:r>
    </w:p>
    <w:p w14:paraId="44869C1B" w14:textId="77777777" w:rsidR="0062433C" w:rsidRPr="00FB31D5" w:rsidRDefault="0062433C" w:rsidP="0062433C">
      <w:pPr>
        <w:widowControl w:val="0"/>
        <w:autoSpaceDE w:val="0"/>
        <w:autoSpaceDN w:val="0"/>
        <w:adjustRightInd w:val="0"/>
        <w:ind w:left="480" w:hanging="480"/>
        <w:rPr>
          <w:rFonts w:cs="Arial"/>
          <w:noProof/>
          <w:lang w:val="en-US"/>
        </w:rPr>
      </w:pPr>
      <w:r w:rsidRPr="009A48C2">
        <w:rPr>
          <w:rFonts w:cs="Arial"/>
          <w:noProof/>
          <w:szCs w:val="24"/>
          <w:lang w:val="en-US"/>
        </w:rPr>
        <w:t xml:space="preserve">Sarkar, S. (2020). </w:t>
      </w:r>
      <w:r w:rsidRPr="009A48C2">
        <w:rPr>
          <w:rFonts w:cs="Arial"/>
          <w:i/>
          <w:iCs/>
          <w:noProof/>
          <w:szCs w:val="24"/>
          <w:lang w:val="en-US"/>
        </w:rPr>
        <w:t>An Incremental Pruning Strategy for Fast Training of CNN Models</w:t>
      </w:r>
      <w:r w:rsidRPr="009A48C2">
        <w:rPr>
          <w:rFonts w:cs="Arial"/>
          <w:noProof/>
          <w:szCs w:val="24"/>
          <w:lang w:val="en-US"/>
        </w:rPr>
        <w:t xml:space="preserve">. </w:t>
      </w:r>
      <w:r w:rsidRPr="00FB31D5">
        <w:rPr>
          <w:rFonts w:cs="Arial"/>
          <w:noProof/>
          <w:szCs w:val="24"/>
          <w:lang w:val="en-US"/>
        </w:rPr>
        <w:t>371–375.</w:t>
      </w:r>
    </w:p>
    <w:p w14:paraId="20B64564" w14:textId="45BAA0BD" w:rsidR="00EC7D18" w:rsidRPr="00FB31D5" w:rsidRDefault="0062433C" w:rsidP="00986B97">
      <w:pPr>
        <w:rPr>
          <w:rFonts w:cs="Arial"/>
          <w:b/>
          <w:bCs/>
          <w:iCs/>
          <w:szCs w:val="22"/>
          <w:lang w:val="en-US"/>
        </w:rPr>
      </w:pPr>
      <w:r w:rsidRPr="00FB31D5">
        <w:rPr>
          <w:rFonts w:cs="Arial"/>
          <w:b/>
          <w:bCs/>
          <w:iCs/>
          <w:szCs w:val="22"/>
          <w:lang w:val="en-US"/>
        </w:rPr>
        <w:fldChar w:fldCharType="end"/>
      </w:r>
    </w:p>
    <w:p w14:paraId="4D4F78D7" w14:textId="7CDBB69B" w:rsidR="00EC7D18" w:rsidRPr="00FB31D5" w:rsidRDefault="00EC7D18" w:rsidP="00986B97">
      <w:pPr>
        <w:rPr>
          <w:rFonts w:cs="Arial"/>
          <w:b/>
          <w:bCs/>
          <w:iCs/>
          <w:szCs w:val="22"/>
          <w:lang w:val="en-US"/>
        </w:rPr>
      </w:pPr>
    </w:p>
    <w:p w14:paraId="13F944BC" w14:textId="77777777" w:rsidR="00EC7D18" w:rsidRPr="00FB31D5" w:rsidRDefault="00EC7D18" w:rsidP="00986B97">
      <w:pPr>
        <w:rPr>
          <w:rFonts w:cs="Arial"/>
          <w:b/>
          <w:bCs/>
          <w:iCs/>
          <w:szCs w:val="22"/>
          <w:lang w:val="en-US"/>
        </w:rPr>
      </w:pPr>
    </w:p>
    <w:p w14:paraId="5386D5F5" w14:textId="77777777" w:rsidR="00935EE1" w:rsidRPr="00FB31D5" w:rsidRDefault="00935EE1">
      <w:pPr>
        <w:rPr>
          <w:szCs w:val="22"/>
          <w:lang w:val="en-US"/>
        </w:rPr>
      </w:pPr>
    </w:p>
    <w:sectPr w:rsidR="00935EE1" w:rsidRPr="00FB31D5">
      <w:headerReference w:type="default" r:id="rId18"/>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862CEB" w14:textId="77777777" w:rsidR="00BF09C5" w:rsidRDefault="00BF09C5" w:rsidP="00986B97">
      <w:r>
        <w:separator/>
      </w:r>
    </w:p>
  </w:endnote>
  <w:endnote w:type="continuationSeparator" w:id="0">
    <w:p w14:paraId="6DD6C07A" w14:textId="77777777" w:rsidR="00BF09C5" w:rsidRDefault="00BF09C5" w:rsidP="0098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5F405" w14:textId="54DCA8F3" w:rsidR="00E51FBB" w:rsidRDefault="00BF09C5" w:rsidP="00986B97">
    <w:pPr>
      <w:pStyle w:val="Piedepgina"/>
      <w:jc w:val="center"/>
      <w:rPr>
        <w:b/>
        <w:bCs/>
        <w:sz w:val="13"/>
        <w:szCs w:val="13"/>
        <w:lang w:val="es-MX"/>
      </w:rPr>
    </w:pPr>
    <w:r>
      <w:rPr>
        <w:rFonts w:ascii="Tahoma" w:hAnsi="Tahoma"/>
        <w:b/>
        <w:bCs/>
        <w:noProof/>
        <w:sz w:val="19"/>
        <w:szCs w:val="19"/>
      </w:rPr>
      <w:object w:dxaOrig="1440" w:dyaOrig="1440" w14:anchorId="4BBE1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444.6pt;margin-top:-29.95pt;width:48.65pt;height:44.95pt;z-index:-251657728;mso-wrap-edited:f" wrapcoords="-56 0 -56 21550 21600 21550 21600 0 -56 0" o:allowoverlap="f">
          <v:imagedata r:id="rId1" o:title=""/>
          <w10:wrap type="square"/>
        </v:shape>
        <o:OLEObject Type="Embed" ProgID="PI3.Image" ShapeID="_x0000_s2051" DrawAspect="Content" ObjectID="_1784707990" r:id="rId2"/>
      </w:object>
    </w:r>
    <w:r w:rsidR="00E51FBB">
      <w:rPr>
        <w:rFonts w:ascii="Tahoma" w:hAnsi="Tahoma"/>
        <w:b/>
        <w:bCs/>
        <w:noProof/>
        <w:sz w:val="19"/>
        <w:szCs w:val="19"/>
        <w:lang w:val="en-US" w:eastAsia="en-US"/>
      </w:rPr>
      <mc:AlternateContent>
        <mc:Choice Requires="wps">
          <w:drawing>
            <wp:anchor distT="0" distB="0" distL="114300" distR="114300" simplePos="0" relativeHeight="251657728" behindDoc="0" locked="0" layoutInCell="1" allowOverlap="1" wp14:anchorId="56EA6964" wp14:editId="4DC68B59">
              <wp:simplePos x="0" y="0"/>
              <wp:positionH relativeFrom="column">
                <wp:posOffset>-108585</wp:posOffset>
              </wp:positionH>
              <wp:positionV relativeFrom="paragraph">
                <wp:posOffset>-59055</wp:posOffset>
              </wp:positionV>
              <wp:extent cx="5429250" cy="39370"/>
              <wp:effectExtent l="28575" t="31115" r="28575" b="24765"/>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3937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476E6EB" id="Conector recto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4.65pt" to="418.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" strokeweight="4.5pt">
              <v:stroke linestyle="thickThin"/>
            </v:line>
          </w:pict>
        </mc:Fallback>
      </mc:AlternateContent>
    </w:r>
    <w:r w:rsidR="00E51FBB">
      <w:rPr>
        <w:rFonts w:ascii="Tahoma" w:hAnsi="Tahoma"/>
        <w:b/>
        <w:bCs/>
        <w:noProof/>
        <w:sz w:val="19"/>
        <w:szCs w:val="19"/>
        <w:lang w:val="en-US" w:eastAsia="en-US"/>
      </w:rPr>
      <mc:AlternateContent>
        <mc:Choice Requires="wps">
          <w:drawing>
            <wp:anchor distT="0" distB="0" distL="114300" distR="114300" simplePos="0" relativeHeight="251656704" behindDoc="0" locked="0" layoutInCell="1" allowOverlap="1" wp14:anchorId="79D9FFBC" wp14:editId="630919E8">
              <wp:simplePos x="0" y="0"/>
              <wp:positionH relativeFrom="column">
                <wp:posOffset>-217170</wp:posOffset>
              </wp:positionH>
              <wp:positionV relativeFrom="paragraph">
                <wp:posOffset>-59055</wp:posOffset>
              </wp:positionV>
              <wp:extent cx="5863590" cy="295910"/>
              <wp:effectExtent l="0" t="254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295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D2655A" w14:textId="77777777" w:rsidR="00E51FBB" w:rsidRDefault="00E51FBB" w:rsidP="00986B97">
                          <w:pPr>
                            <w:jc w:val="center"/>
                            <w:rPr>
                              <w:sz w:val="15"/>
                              <w:szCs w:val="15"/>
                            </w:rPr>
                          </w:pPr>
                          <w:r>
                            <w:rPr>
                              <w:rFonts w:ascii="Tahoma" w:hAnsi="Tahoma"/>
                              <w:b/>
                              <w:bCs/>
                              <w:sz w:val="15"/>
                              <w:szCs w:val="15"/>
                              <w:lang w:val="es-MX"/>
                            </w:rPr>
                            <w:t xml:space="preserve">Calle 4 Sur No. 15-134Fax. (57) 8 – 7701693 Sogamoso  A.A. 332 e-mail: </w:t>
                          </w:r>
                          <w:proofErr w:type="spellStart"/>
                          <w:r>
                            <w:rPr>
                              <w:rFonts w:ascii="Tahoma" w:hAnsi="Tahoma"/>
                              <w:b/>
                              <w:bCs/>
                              <w:sz w:val="15"/>
                              <w:szCs w:val="15"/>
                              <w:lang w:val="es-MX"/>
                            </w:rPr>
                            <w:t>ingeniería.electrónica</w:t>
                          </w:r>
                          <w:proofErr w:type="spellEnd"/>
                          <w:r>
                            <w:rPr>
                              <w:rFonts w:ascii="Tahoma" w:hAnsi="Tahoma"/>
                              <w:b/>
                              <w:bCs/>
                              <w:sz w:val="15"/>
                              <w:szCs w:val="15"/>
                              <w:lang w:val="es-MX"/>
                            </w:rPr>
                            <w:t xml:space="preserve"> @.uptc.edu.co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9FFBC" id="_x0000_t202" coordsize="21600,21600" o:spt="202" path="m,l,21600r21600,l21600,xe">
              <v:stroke joinstyle="miter"/>
              <v:path gradientshapeok="t" o:connecttype="rect"/>
            </v:shapetype>
            <v:shape id="Cuadro de texto 1" o:spid="_x0000_s1026" type="#_x0000_t202" style="position:absolute;left:0;text-align:left;margin-left:-17.1pt;margin-top:-4.65pt;width:461.7pt;height:23.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" stroked="f">
              <v:textbox>
                <w:txbxContent>
                  <w:p w14:paraId="54D2655A" w14:textId="77777777" w:rsidR="00E51FBB" w:rsidRDefault="00E51FBB" w:rsidP="00986B97">
                    <w:pPr>
                      <w:jc w:val="center"/>
                      <w:rPr>
                        <w:sz w:val="15"/>
                        <w:szCs w:val="15"/>
                      </w:rPr>
                    </w:pPr>
                    <w:r>
                      <w:rPr>
                        <w:rFonts w:ascii="Tahoma" w:hAnsi="Tahoma"/>
                        <w:b/>
                        <w:bCs/>
                        <w:sz w:val="15"/>
                        <w:szCs w:val="15"/>
                        <w:lang w:val="es-MX"/>
                      </w:rPr>
                      <w:t xml:space="preserve">Calle 4 Sur No. 15-134Fax. (57) 8 – 7701693 Sogamoso  A.A. 332 e-mail: </w:t>
                    </w:r>
                    <w:proofErr w:type="spellStart"/>
                    <w:r>
                      <w:rPr>
                        <w:rFonts w:ascii="Tahoma" w:hAnsi="Tahoma"/>
                        <w:b/>
                        <w:bCs/>
                        <w:sz w:val="15"/>
                        <w:szCs w:val="15"/>
                        <w:lang w:val="es-MX"/>
                      </w:rPr>
                      <w:t>ingeniería.electrónica</w:t>
                    </w:r>
                    <w:proofErr w:type="spellEnd"/>
                    <w:r>
                      <w:rPr>
                        <w:rFonts w:ascii="Tahoma" w:hAnsi="Tahoma"/>
                        <w:b/>
                        <w:bCs/>
                        <w:sz w:val="15"/>
                        <w:szCs w:val="15"/>
                        <w:lang w:val="es-MX"/>
                      </w:rPr>
                      <w:t xml:space="preserve"> @.uptc.edu.co</w:t>
                    </w:r>
                  </w:p>
                </w:txbxContent>
              </v:textbox>
            </v:shape>
          </w:pict>
        </mc:Fallback>
      </mc:AlternateContent>
    </w:r>
  </w:p>
  <w:p w14:paraId="6ECE5D77" w14:textId="77777777" w:rsidR="00E51FBB" w:rsidRDefault="00E51FB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E98529" w14:textId="77777777" w:rsidR="00BF09C5" w:rsidRDefault="00BF09C5" w:rsidP="00986B97">
      <w:r>
        <w:separator/>
      </w:r>
    </w:p>
  </w:footnote>
  <w:footnote w:type="continuationSeparator" w:id="0">
    <w:p w14:paraId="6B38B866" w14:textId="77777777" w:rsidR="00BF09C5" w:rsidRDefault="00BF09C5" w:rsidP="00986B9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676CC" w14:textId="73FA4881" w:rsidR="00E51FBB" w:rsidRPr="00986B97" w:rsidRDefault="00E51FBB" w:rsidP="00986B97">
    <w:pPr>
      <w:jc w:val="center"/>
      <w:rPr>
        <w:b/>
        <w:bCs/>
        <w:sz w:val="21"/>
        <w:szCs w:val="21"/>
      </w:rPr>
    </w:pPr>
    <w:r w:rsidRPr="00986B97">
      <w:rPr>
        <w:b/>
        <w:bCs/>
        <w:sz w:val="21"/>
        <w:szCs w:val="21"/>
      </w:rPr>
      <w:t>UNIVERSIDAD PEDAGÓGICA Y TECNOLÓGICA DE COLOMBIA</w:t>
    </w:r>
  </w:p>
  <w:p w14:paraId="6BC133F7" w14:textId="77777777" w:rsidR="00E51FBB" w:rsidRPr="00FB31D5" w:rsidRDefault="00E51FBB" w:rsidP="00986B97">
    <w:pPr>
      <w:jc w:val="center"/>
      <w:rPr>
        <w:b/>
        <w:bCs/>
        <w:sz w:val="21"/>
        <w:szCs w:val="21"/>
        <w:lang w:val="en-US"/>
        <w:rPrChange w:id="13" w:author="PC" w:date="2024-08-04T23:32:00Z">
          <w:rPr>
            <w:b/>
            <w:bCs/>
            <w:sz w:val="21"/>
            <w:szCs w:val="21"/>
          </w:rPr>
        </w:rPrChange>
      </w:rPr>
    </w:pPr>
    <w:r w:rsidRPr="00FB31D5">
      <w:rPr>
        <w:b/>
        <w:bCs/>
        <w:sz w:val="21"/>
        <w:szCs w:val="21"/>
        <w:lang w:val="en-US"/>
        <w:rPrChange w:id="14" w:author="PC" w:date="2024-08-04T23:32:00Z">
          <w:rPr>
            <w:b/>
            <w:bCs/>
            <w:sz w:val="21"/>
            <w:szCs w:val="21"/>
          </w:rPr>
        </w:rPrChange>
      </w:rPr>
      <w:t>SCHOOL OF ELECTRONIC ENGINEERING</w:t>
    </w:r>
  </w:p>
  <w:p w14:paraId="60311688" w14:textId="4C1774D5" w:rsidR="00E51FBB" w:rsidRPr="00FB31D5" w:rsidRDefault="00E51FBB">
    <w:pPr>
      <w:jc w:val="center"/>
      <w:rPr>
        <w:b/>
        <w:bCs/>
        <w:sz w:val="20"/>
        <w:lang w:val="en-US"/>
      </w:rPr>
    </w:pPr>
    <w:r w:rsidRPr="00FB31D5">
      <w:rPr>
        <w:b/>
        <w:bCs/>
        <w:sz w:val="20"/>
        <w:lang w:val="en-US"/>
      </w:rPr>
      <w:t xml:space="preserve">SNIES </w:t>
    </w:r>
    <w:r>
      <w:rPr>
        <w:b/>
        <w:bCs/>
        <w:sz w:val="20"/>
        <w:lang w:val="en-US"/>
      </w:rPr>
      <w:t>–</w:t>
    </w:r>
    <w:r w:rsidRPr="00FB31D5">
      <w:rPr>
        <w:b/>
        <w:bCs/>
        <w:sz w:val="20"/>
        <w:lang w:val="en-US"/>
      </w:rPr>
      <w:t xml:space="preserve"> 216</w:t>
    </w:r>
  </w:p>
  <w:p w14:paraId="5267EEEC" w14:textId="77777777" w:rsidR="00E51FBB" w:rsidRDefault="00E51FBB">
    <w:pPr>
      <w:pStyle w:val="Encabezado"/>
      <w:rPr>
        <w:rFonts w:cs="Arial"/>
        <w:b/>
        <w:bCs/>
        <w:iCs/>
        <w:sz w:val="14"/>
        <w:szCs w:val="14"/>
        <w:lang w:val="en-US"/>
      </w:rPr>
    </w:pPr>
    <w:r>
      <w:rPr>
        <w:rFonts w:cs="Arial"/>
        <w:b/>
        <w:bCs/>
        <w:iCs/>
        <w:sz w:val="14"/>
        <w:szCs w:val="14"/>
        <w:lang w:val="en-US"/>
      </w:rPr>
      <w:tab/>
    </w:r>
    <w:r w:rsidRPr="00FB31D5">
      <w:rPr>
        <w:rFonts w:cs="Arial"/>
        <w:b/>
        <w:bCs/>
        <w:iCs/>
        <w:sz w:val="14"/>
        <w:szCs w:val="14"/>
        <w:lang w:val="en-US"/>
      </w:rPr>
      <w:t>Accredited for High Quality according to the MEN Resolution 009716 of September 11, 2019 / Validity 6 Years</w:t>
    </w:r>
  </w:p>
  <w:p w14:paraId="70187C8F" w14:textId="2F2A0DF7" w:rsidR="00E51FBB" w:rsidRPr="00FB31D5" w:rsidRDefault="00E51FBB">
    <w:pPr>
      <w:pStyle w:val="Encabezado"/>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91AFD"/>
    <w:multiLevelType w:val="hybridMultilevel"/>
    <w:tmpl w:val="24484D9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3D7083"/>
    <w:multiLevelType w:val="hybridMultilevel"/>
    <w:tmpl w:val="2FD207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76899"/>
    <w:multiLevelType w:val="multilevel"/>
    <w:tmpl w:val="3508DABC"/>
    <w:lvl w:ilvl="0">
      <w:start w:val="1"/>
      <w:numFmt w:val="decimal"/>
      <w:lvlText w:val="%1."/>
      <w:lvlJc w:val="left"/>
      <w:pPr>
        <w:ind w:left="360" w:hanging="360"/>
      </w:pPr>
    </w:lvl>
    <w:lvl w:ilvl="1">
      <w:start w:val="1"/>
      <w:numFmt w:val="decimal"/>
      <w:lvlText w:val="%1.%2."/>
      <w:lvlJc w:val="left"/>
      <w:pPr>
        <w:ind w:left="792" w:hanging="432"/>
      </w:pPr>
      <w:rPr>
        <w:b/>
        <w:bCs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6A3058"/>
    <w:multiLevelType w:val="hybridMultilevel"/>
    <w:tmpl w:val="D64CA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B71C9"/>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E50CE9"/>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F57700"/>
    <w:multiLevelType w:val="hybridMultilevel"/>
    <w:tmpl w:val="C5C6F6B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50CB48E2"/>
    <w:multiLevelType w:val="hybridMultilevel"/>
    <w:tmpl w:val="29749DF0"/>
    <w:lvl w:ilvl="0" w:tplc="712C0148">
      <w:start w:val="1"/>
      <w:numFmt w:val="decimal"/>
      <w:lvlText w:val="%1."/>
      <w:lvlJc w:val="left"/>
      <w:pPr>
        <w:ind w:left="720" w:hanging="360"/>
      </w:pPr>
      <w:rPr>
        <w:b w:val="0"/>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6DF6103"/>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63C5DDC"/>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6870C5"/>
    <w:multiLevelType w:val="multilevel"/>
    <w:tmpl w:val="FACE6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008F3"/>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7"/>
  </w:num>
  <w:num w:numId="3">
    <w:abstractNumId w:val="2"/>
  </w:num>
  <w:num w:numId="4">
    <w:abstractNumId w:val="8"/>
  </w:num>
  <w:num w:numId="5">
    <w:abstractNumId w:val="9"/>
  </w:num>
  <w:num w:numId="6">
    <w:abstractNumId w:val="1"/>
  </w:num>
  <w:num w:numId="7">
    <w:abstractNumId w:val="11"/>
  </w:num>
  <w:num w:numId="8">
    <w:abstractNumId w:val="4"/>
  </w:num>
  <w:num w:numId="9">
    <w:abstractNumId w:val="5"/>
  </w:num>
  <w:num w:numId="10">
    <w:abstractNumId w:val="0"/>
  </w:num>
  <w:num w:numId="11">
    <w:abstractNumId w:val="10"/>
  </w:num>
  <w:num w:numId="12">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C">
    <w15:presenceInfo w15:providerId="Windows Live" w15:userId="07f6d3a679f204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trackRevisions/>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B97"/>
    <w:rsid w:val="000017B8"/>
    <w:rsid w:val="00002FE4"/>
    <w:rsid w:val="00007303"/>
    <w:rsid w:val="00013A82"/>
    <w:rsid w:val="000215DE"/>
    <w:rsid w:val="0002591F"/>
    <w:rsid w:val="000259FB"/>
    <w:rsid w:val="00034AC0"/>
    <w:rsid w:val="000352EB"/>
    <w:rsid w:val="00050CEB"/>
    <w:rsid w:val="00071AAE"/>
    <w:rsid w:val="00075692"/>
    <w:rsid w:val="00084034"/>
    <w:rsid w:val="000875F0"/>
    <w:rsid w:val="000935DA"/>
    <w:rsid w:val="000A295B"/>
    <w:rsid w:val="000A5F9E"/>
    <w:rsid w:val="000B20EB"/>
    <w:rsid w:val="000C16F3"/>
    <w:rsid w:val="000C5676"/>
    <w:rsid w:val="000D0FE4"/>
    <w:rsid w:val="000D4EBD"/>
    <w:rsid w:val="000E1A1E"/>
    <w:rsid w:val="000E781F"/>
    <w:rsid w:val="00103926"/>
    <w:rsid w:val="00111F83"/>
    <w:rsid w:val="00121711"/>
    <w:rsid w:val="00126A3B"/>
    <w:rsid w:val="001318E9"/>
    <w:rsid w:val="00132B3C"/>
    <w:rsid w:val="00133115"/>
    <w:rsid w:val="00150B43"/>
    <w:rsid w:val="00152AC7"/>
    <w:rsid w:val="00153762"/>
    <w:rsid w:val="001557D6"/>
    <w:rsid w:val="00176921"/>
    <w:rsid w:val="00186EBA"/>
    <w:rsid w:val="001A3D89"/>
    <w:rsid w:val="001A5657"/>
    <w:rsid w:val="001A6392"/>
    <w:rsid w:val="001B3E3E"/>
    <w:rsid w:val="001D75CF"/>
    <w:rsid w:val="001E5BA0"/>
    <w:rsid w:val="001F3948"/>
    <w:rsid w:val="0020040B"/>
    <w:rsid w:val="00203D27"/>
    <w:rsid w:val="00222902"/>
    <w:rsid w:val="002248EC"/>
    <w:rsid w:val="002362A9"/>
    <w:rsid w:val="00244FB1"/>
    <w:rsid w:val="002672C8"/>
    <w:rsid w:val="00282494"/>
    <w:rsid w:val="00294664"/>
    <w:rsid w:val="00295630"/>
    <w:rsid w:val="00295DF5"/>
    <w:rsid w:val="00295EC4"/>
    <w:rsid w:val="0029691D"/>
    <w:rsid w:val="002A07C2"/>
    <w:rsid w:val="002A0D27"/>
    <w:rsid w:val="002A4071"/>
    <w:rsid w:val="002B6D08"/>
    <w:rsid w:val="002C7C2D"/>
    <w:rsid w:val="002D79D8"/>
    <w:rsid w:val="002E290D"/>
    <w:rsid w:val="002F5583"/>
    <w:rsid w:val="002F5BA6"/>
    <w:rsid w:val="002F7BF3"/>
    <w:rsid w:val="00301E4D"/>
    <w:rsid w:val="00304BCD"/>
    <w:rsid w:val="003113B1"/>
    <w:rsid w:val="00311978"/>
    <w:rsid w:val="00315EE7"/>
    <w:rsid w:val="003227C4"/>
    <w:rsid w:val="0033708D"/>
    <w:rsid w:val="00337629"/>
    <w:rsid w:val="00340D5A"/>
    <w:rsid w:val="00342587"/>
    <w:rsid w:val="00346818"/>
    <w:rsid w:val="00354ECC"/>
    <w:rsid w:val="00363B93"/>
    <w:rsid w:val="00364310"/>
    <w:rsid w:val="0037563C"/>
    <w:rsid w:val="003778D6"/>
    <w:rsid w:val="00385E52"/>
    <w:rsid w:val="0039325A"/>
    <w:rsid w:val="00394DFE"/>
    <w:rsid w:val="003A1152"/>
    <w:rsid w:val="003B695C"/>
    <w:rsid w:val="003C30D6"/>
    <w:rsid w:val="003C4D7D"/>
    <w:rsid w:val="003C660E"/>
    <w:rsid w:val="003D623B"/>
    <w:rsid w:val="003F2914"/>
    <w:rsid w:val="003F326F"/>
    <w:rsid w:val="003F3686"/>
    <w:rsid w:val="003F4087"/>
    <w:rsid w:val="00402C54"/>
    <w:rsid w:val="004036BA"/>
    <w:rsid w:val="004051F8"/>
    <w:rsid w:val="00411899"/>
    <w:rsid w:val="00420088"/>
    <w:rsid w:val="0042396E"/>
    <w:rsid w:val="00424D7A"/>
    <w:rsid w:val="0043030B"/>
    <w:rsid w:val="00440BBE"/>
    <w:rsid w:val="00442FA2"/>
    <w:rsid w:val="00444659"/>
    <w:rsid w:val="0046141C"/>
    <w:rsid w:val="004617B6"/>
    <w:rsid w:val="00462E8E"/>
    <w:rsid w:val="00466012"/>
    <w:rsid w:val="00467D67"/>
    <w:rsid w:val="0047364A"/>
    <w:rsid w:val="00486F3D"/>
    <w:rsid w:val="004A62D3"/>
    <w:rsid w:val="004A7D39"/>
    <w:rsid w:val="004D0C97"/>
    <w:rsid w:val="004D5D0D"/>
    <w:rsid w:val="004D5E1E"/>
    <w:rsid w:val="004D64FC"/>
    <w:rsid w:val="004E40B7"/>
    <w:rsid w:val="004F0B62"/>
    <w:rsid w:val="004F4196"/>
    <w:rsid w:val="00501F6A"/>
    <w:rsid w:val="00503716"/>
    <w:rsid w:val="00504390"/>
    <w:rsid w:val="005073C4"/>
    <w:rsid w:val="00510F46"/>
    <w:rsid w:val="0051376B"/>
    <w:rsid w:val="005139D4"/>
    <w:rsid w:val="00524796"/>
    <w:rsid w:val="00531BF8"/>
    <w:rsid w:val="00543A21"/>
    <w:rsid w:val="005444E0"/>
    <w:rsid w:val="00545C7B"/>
    <w:rsid w:val="005655F4"/>
    <w:rsid w:val="005659BA"/>
    <w:rsid w:val="0056687A"/>
    <w:rsid w:val="005732AC"/>
    <w:rsid w:val="00575C7A"/>
    <w:rsid w:val="00581E14"/>
    <w:rsid w:val="00582805"/>
    <w:rsid w:val="005836CE"/>
    <w:rsid w:val="0058391D"/>
    <w:rsid w:val="00595BFD"/>
    <w:rsid w:val="005B13C3"/>
    <w:rsid w:val="005B466F"/>
    <w:rsid w:val="005B6176"/>
    <w:rsid w:val="005B7D0A"/>
    <w:rsid w:val="005C307E"/>
    <w:rsid w:val="005C3860"/>
    <w:rsid w:val="005D0B1D"/>
    <w:rsid w:val="005E665F"/>
    <w:rsid w:val="005F1C4B"/>
    <w:rsid w:val="00606E20"/>
    <w:rsid w:val="00610ECE"/>
    <w:rsid w:val="00614EAD"/>
    <w:rsid w:val="00614FFD"/>
    <w:rsid w:val="00622BA3"/>
    <w:rsid w:val="0062433C"/>
    <w:rsid w:val="00627EA5"/>
    <w:rsid w:val="0063172A"/>
    <w:rsid w:val="00631C19"/>
    <w:rsid w:val="00636FDD"/>
    <w:rsid w:val="00640E3E"/>
    <w:rsid w:val="00645B05"/>
    <w:rsid w:val="00651A00"/>
    <w:rsid w:val="00662ADF"/>
    <w:rsid w:val="0066356C"/>
    <w:rsid w:val="00667B0C"/>
    <w:rsid w:val="00667E9F"/>
    <w:rsid w:val="006763F8"/>
    <w:rsid w:val="00677E73"/>
    <w:rsid w:val="00690B95"/>
    <w:rsid w:val="00696BB2"/>
    <w:rsid w:val="006B4931"/>
    <w:rsid w:val="006B606B"/>
    <w:rsid w:val="006D32CA"/>
    <w:rsid w:val="006E17FD"/>
    <w:rsid w:val="006E404C"/>
    <w:rsid w:val="006F59CB"/>
    <w:rsid w:val="006F68AF"/>
    <w:rsid w:val="007017C8"/>
    <w:rsid w:val="00702616"/>
    <w:rsid w:val="007250FE"/>
    <w:rsid w:val="00735093"/>
    <w:rsid w:val="007409DD"/>
    <w:rsid w:val="00742080"/>
    <w:rsid w:val="00743D52"/>
    <w:rsid w:val="00746D81"/>
    <w:rsid w:val="00753C82"/>
    <w:rsid w:val="0076664C"/>
    <w:rsid w:val="0077185E"/>
    <w:rsid w:val="0077796F"/>
    <w:rsid w:val="00777A81"/>
    <w:rsid w:val="007837C7"/>
    <w:rsid w:val="007959AC"/>
    <w:rsid w:val="00797A68"/>
    <w:rsid w:val="007B7319"/>
    <w:rsid w:val="00807F7D"/>
    <w:rsid w:val="00811635"/>
    <w:rsid w:val="00835BF9"/>
    <w:rsid w:val="00851A13"/>
    <w:rsid w:val="00855C12"/>
    <w:rsid w:val="008577BB"/>
    <w:rsid w:val="008665EA"/>
    <w:rsid w:val="0087314A"/>
    <w:rsid w:val="00876645"/>
    <w:rsid w:val="008776B9"/>
    <w:rsid w:val="008814FB"/>
    <w:rsid w:val="008858CA"/>
    <w:rsid w:val="008905B6"/>
    <w:rsid w:val="00894B4A"/>
    <w:rsid w:val="008A6D37"/>
    <w:rsid w:val="008B1389"/>
    <w:rsid w:val="008B20AA"/>
    <w:rsid w:val="008B5A09"/>
    <w:rsid w:val="008C3C90"/>
    <w:rsid w:val="008D754D"/>
    <w:rsid w:val="008E4EA7"/>
    <w:rsid w:val="008F2050"/>
    <w:rsid w:val="008F6BE7"/>
    <w:rsid w:val="009006A7"/>
    <w:rsid w:val="009057E1"/>
    <w:rsid w:val="00905B2B"/>
    <w:rsid w:val="00906192"/>
    <w:rsid w:val="00920F09"/>
    <w:rsid w:val="00921596"/>
    <w:rsid w:val="00932CAC"/>
    <w:rsid w:val="009350A5"/>
    <w:rsid w:val="00935EE1"/>
    <w:rsid w:val="009475D6"/>
    <w:rsid w:val="009521F3"/>
    <w:rsid w:val="00961467"/>
    <w:rsid w:val="00961C8C"/>
    <w:rsid w:val="00970664"/>
    <w:rsid w:val="00972B6A"/>
    <w:rsid w:val="00974C41"/>
    <w:rsid w:val="00986B97"/>
    <w:rsid w:val="00990621"/>
    <w:rsid w:val="009A48C2"/>
    <w:rsid w:val="009A6317"/>
    <w:rsid w:val="009A70FD"/>
    <w:rsid w:val="009D3327"/>
    <w:rsid w:val="009E120C"/>
    <w:rsid w:val="009E37F4"/>
    <w:rsid w:val="009F0237"/>
    <w:rsid w:val="009F1C76"/>
    <w:rsid w:val="009F1DF6"/>
    <w:rsid w:val="009F3E7E"/>
    <w:rsid w:val="00A07CB3"/>
    <w:rsid w:val="00A157E1"/>
    <w:rsid w:val="00A32D57"/>
    <w:rsid w:val="00A42EB1"/>
    <w:rsid w:val="00A4317F"/>
    <w:rsid w:val="00A50DCE"/>
    <w:rsid w:val="00A57986"/>
    <w:rsid w:val="00A64AC9"/>
    <w:rsid w:val="00A94F8C"/>
    <w:rsid w:val="00AA05F2"/>
    <w:rsid w:val="00AA2D98"/>
    <w:rsid w:val="00AB1B3C"/>
    <w:rsid w:val="00AB53C1"/>
    <w:rsid w:val="00AC51AF"/>
    <w:rsid w:val="00AC5630"/>
    <w:rsid w:val="00AD2645"/>
    <w:rsid w:val="00AE2FE8"/>
    <w:rsid w:val="00AF1B95"/>
    <w:rsid w:val="00AF768E"/>
    <w:rsid w:val="00B0769F"/>
    <w:rsid w:val="00B167A3"/>
    <w:rsid w:val="00B43D0D"/>
    <w:rsid w:val="00B7174C"/>
    <w:rsid w:val="00B814B1"/>
    <w:rsid w:val="00B926CF"/>
    <w:rsid w:val="00BA6AD5"/>
    <w:rsid w:val="00BB1EF2"/>
    <w:rsid w:val="00BC1B87"/>
    <w:rsid w:val="00BC48AB"/>
    <w:rsid w:val="00BC6EA4"/>
    <w:rsid w:val="00BD1421"/>
    <w:rsid w:val="00BE038C"/>
    <w:rsid w:val="00BE074E"/>
    <w:rsid w:val="00BE1283"/>
    <w:rsid w:val="00BE22B5"/>
    <w:rsid w:val="00BE256E"/>
    <w:rsid w:val="00BE4BA7"/>
    <w:rsid w:val="00BE7259"/>
    <w:rsid w:val="00BE77C5"/>
    <w:rsid w:val="00BF09C5"/>
    <w:rsid w:val="00BF3F8B"/>
    <w:rsid w:val="00C07D50"/>
    <w:rsid w:val="00C2604A"/>
    <w:rsid w:val="00C3009F"/>
    <w:rsid w:val="00C56287"/>
    <w:rsid w:val="00C62500"/>
    <w:rsid w:val="00C650B8"/>
    <w:rsid w:val="00C67474"/>
    <w:rsid w:val="00C709F3"/>
    <w:rsid w:val="00C736B3"/>
    <w:rsid w:val="00C87FD4"/>
    <w:rsid w:val="00C972EC"/>
    <w:rsid w:val="00CA0C15"/>
    <w:rsid w:val="00CB0AEA"/>
    <w:rsid w:val="00CB58E5"/>
    <w:rsid w:val="00CB7B3D"/>
    <w:rsid w:val="00CC004C"/>
    <w:rsid w:val="00CC2D8F"/>
    <w:rsid w:val="00CD386A"/>
    <w:rsid w:val="00CD4BC6"/>
    <w:rsid w:val="00D04EAF"/>
    <w:rsid w:val="00D20739"/>
    <w:rsid w:val="00D21103"/>
    <w:rsid w:val="00D36E21"/>
    <w:rsid w:val="00D44224"/>
    <w:rsid w:val="00D51DA5"/>
    <w:rsid w:val="00D54103"/>
    <w:rsid w:val="00D60F40"/>
    <w:rsid w:val="00D732E4"/>
    <w:rsid w:val="00D74B53"/>
    <w:rsid w:val="00D84018"/>
    <w:rsid w:val="00DA7228"/>
    <w:rsid w:val="00DC6E59"/>
    <w:rsid w:val="00DC7F33"/>
    <w:rsid w:val="00DD1B78"/>
    <w:rsid w:val="00DD4D8B"/>
    <w:rsid w:val="00DF1D9B"/>
    <w:rsid w:val="00E11C7D"/>
    <w:rsid w:val="00E11F0C"/>
    <w:rsid w:val="00E13432"/>
    <w:rsid w:val="00E15009"/>
    <w:rsid w:val="00E1674D"/>
    <w:rsid w:val="00E3223F"/>
    <w:rsid w:val="00E43659"/>
    <w:rsid w:val="00E44A3D"/>
    <w:rsid w:val="00E51FBB"/>
    <w:rsid w:val="00E611AB"/>
    <w:rsid w:val="00E71ACA"/>
    <w:rsid w:val="00E77213"/>
    <w:rsid w:val="00E77368"/>
    <w:rsid w:val="00E901EC"/>
    <w:rsid w:val="00EA22CA"/>
    <w:rsid w:val="00EA2F21"/>
    <w:rsid w:val="00EA4AF6"/>
    <w:rsid w:val="00EA6DA6"/>
    <w:rsid w:val="00EA6E24"/>
    <w:rsid w:val="00EB3AC9"/>
    <w:rsid w:val="00EB5A79"/>
    <w:rsid w:val="00EC32EA"/>
    <w:rsid w:val="00EC3E32"/>
    <w:rsid w:val="00EC7C77"/>
    <w:rsid w:val="00EC7D18"/>
    <w:rsid w:val="00ED0CDD"/>
    <w:rsid w:val="00EE1A86"/>
    <w:rsid w:val="00F1029D"/>
    <w:rsid w:val="00F1070A"/>
    <w:rsid w:val="00F1399F"/>
    <w:rsid w:val="00F30115"/>
    <w:rsid w:val="00F35171"/>
    <w:rsid w:val="00F35FC3"/>
    <w:rsid w:val="00F37E7F"/>
    <w:rsid w:val="00F432F4"/>
    <w:rsid w:val="00F52F9F"/>
    <w:rsid w:val="00F639C2"/>
    <w:rsid w:val="00F65FE0"/>
    <w:rsid w:val="00F710D8"/>
    <w:rsid w:val="00F77A11"/>
    <w:rsid w:val="00F9209D"/>
    <w:rsid w:val="00F93E02"/>
    <w:rsid w:val="00F9447D"/>
    <w:rsid w:val="00F94A4C"/>
    <w:rsid w:val="00FA146D"/>
    <w:rsid w:val="00FA3008"/>
    <w:rsid w:val="00FB31D5"/>
    <w:rsid w:val="00FC003C"/>
    <w:rsid w:val="00FC48A1"/>
    <w:rsid w:val="00FD1839"/>
    <w:rsid w:val="00FD6A54"/>
    <w:rsid w:val="00FE1AD6"/>
    <w:rsid w:val="00FE387A"/>
    <w:rsid w:val="00FE4A43"/>
    <w:rsid w:val="00FE77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E91891A"/>
  <w15:chartTrackingRefBased/>
  <w15:docId w15:val="{DBC3ECB5-0024-4D96-8873-B1240E450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921"/>
    <w:pPr>
      <w:spacing w:after="0" w:line="240" w:lineRule="auto"/>
      <w:jc w:val="both"/>
    </w:pPr>
    <w:rPr>
      <w:rFonts w:ascii="Arial" w:eastAsia="Times New Roman" w:hAnsi="Arial" w:cs="Times New Roman"/>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86B97"/>
    <w:pPr>
      <w:tabs>
        <w:tab w:val="center" w:pos="4419"/>
        <w:tab w:val="right" w:pos="8838"/>
      </w:tabs>
    </w:pPr>
  </w:style>
  <w:style w:type="character" w:customStyle="1" w:styleId="EncabezadoCar">
    <w:name w:val="Encabezado Car"/>
    <w:basedOn w:val="Fuentedeprrafopredeter"/>
    <w:link w:val="Encabezado"/>
    <w:uiPriority w:val="99"/>
    <w:rsid w:val="00986B97"/>
  </w:style>
  <w:style w:type="paragraph" w:styleId="Piedepgina">
    <w:name w:val="footer"/>
    <w:basedOn w:val="Normal"/>
    <w:link w:val="PiedepginaCar"/>
    <w:unhideWhenUsed/>
    <w:rsid w:val="00986B97"/>
    <w:pPr>
      <w:tabs>
        <w:tab w:val="center" w:pos="4419"/>
        <w:tab w:val="right" w:pos="8838"/>
      </w:tabs>
    </w:pPr>
  </w:style>
  <w:style w:type="character" w:customStyle="1" w:styleId="PiedepginaCar">
    <w:name w:val="Pie de página Car"/>
    <w:basedOn w:val="Fuentedeprrafopredeter"/>
    <w:link w:val="Piedepgina"/>
    <w:rsid w:val="00986B97"/>
  </w:style>
  <w:style w:type="paragraph" w:styleId="Prrafodelista">
    <w:name w:val="List Paragraph"/>
    <w:basedOn w:val="Normal"/>
    <w:uiPriority w:val="34"/>
    <w:qFormat/>
    <w:rsid w:val="009F1C76"/>
    <w:pPr>
      <w:ind w:left="720"/>
      <w:contextualSpacing/>
    </w:pPr>
  </w:style>
  <w:style w:type="character" w:styleId="Refdecomentario">
    <w:name w:val="annotation reference"/>
    <w:basedOn w:val="Fuentedeprrafopredeter"/>
    <w:uiPriority w:val="99"/>
    <w:semiHidden/>
    <w:unhideWhenUsed/>
    <w:rsid w:val="00E11F0C"/>
    <w:rPr>
      <w:sz w:val="16"/>
      <w:szCs w:val="16"/>
    </w:rPr>
  </w:style>
  <w:style w:type="paragraph" w:styleId="Textocomentario">
    <w:name w:val="annotation text"/>
    <w:basedOn w:val="Normal"/>
    <w:link w:val="TextocomentarioCar"/>
    <w:uiPriority w:val="99"/>
    <w:semiHidden/>
    <w:unhideWhenUsed/>
    <w:rsid w:val="00E11F0C"/>
    <w:rPr>
      <w:sz w:val="20"/>
    </w:rPr>
  </w:style>
  <w:style w:type="character" w:customStyle="1" w:styleId="TextocomentarioCar">
    <w:name w:val="Texto comentario Car"/>
    <w:basedOn w:val="Fuentedeprrafopredeter"/>
    <w:link w:val="Textocomentario"/>
    <w:uiPriority w:val="99"/>
    <w:semiHidden/>
    <w:rsid w:val="00E11F0C"/>
    <w:rPr>
      <w:rFonts w:ascii="Arial" w:eastAsia="Times New Roman" w:hAnsi="Arial"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E11F0C"/>
    <w:rPr>
      <w:b/>
      <w:bCs/>
    </w:rPr>
  </w:style>
  <w:style w:type="character" w:customStyle="1" w:styleId="AsuntodelcomentarioCar">
    <w:name w:val="Asunto del comentario Car"/>
    <w:basedOn w:val="TextocomentarioCar"/>
    <w:link w:val="Asuntodelcomentario"/>
    <w:uiPriority w:val="99"/>
    <w:semiHidden/>
    <w:rsid w:val="00E11F0C"/>
    <w:rPr>
      <w:rFonts w:ascii="Arial" w:eastAsia="Times New Roman" w:hAnsi="Arial" w:cs="Times New Roman"/>
      <w:b/>
      <w:bCs/>
      <w:sz w:val="20"/>
      <w:szCs w:val="20"/>
      <w:lang w:val="es-ES" w:eastAsia="es-ES"/>
    </w:rPr>
  </w:style>
  <w:style w:type="character" w:styleId="Textoennegrita">
    <w:name w:val="Strong"/>
    <w:basedOn w:val="Fuentedeprrafopredeter"/>
    <w:uiPriority w:val="22"/>
    <w:qFormat/>
    <w:rsid w:val="008776B9"/>
    <w:rPr>
      <w:b/>
      <w:bCs/>
    </w:rPr>
  </w:style>
  <w:style w:type="character" w:styleId="Hipervnculo">
    <w:name w:val="Hyperlink"/>
    <w:basedOn w:val="Fuentedeprrafopredeter"/>
    <w:uiPriority w:val="99"/>
    <w:unhideWhenUsed/>
    <w:rsid w:val="00D36E21"/>
    <w:rPr>
      <w:color w:val="0563C1" w:themeColor="hyperlink"/>
      <w:u w:val="single"/>
    </w:rPr>
  </w:style>
  <w:style w:type="character" w:customStyle="1" w:styleId="UnresolvedMention">
    <w:name w:val="Unresolved Mention"/>
    <w:basedOn w:val="Fuentedeprrafopredeter"/>
    <w:uiPriority w:val="99"/>
    <w:semiHidden/>
    <w:unhideWhenUsed/>
    <w:rsid w:val="00D36E21"/>
    <w:rPr>
      <w:color w:val="605E5C"/>
      <w:shd w:val="clear" w:color="auto" w:fill="E1DFDD"/>
    </w:rPr>
  </w:style>
  <w:style w:type="character" w:styleId="Textodelmarcadordeposicin">
    <w:name w:val="Placeholder Text"/>
    <w:basedOn w:val="Fuentedeprrafopredeter"/>
    <w:uiPriority w:val="99"/>
    <w:semiHidden/>
    <w:rsid w:val="00935EE1"/>
    <w:rPr>
      <w:color w:val="808080"/>
    </w:rPr>
  </w:style>
  <w:style w:type="paragraph" w:styleId="NormalWeb">
    <w:name w:val="Normal (Web)"/>
    <w:basedOn w:val="Normal"/>
    <w:uiPriority w:val="99"/>
    <w:unhideWhenUsed/>
    <w:rsid w:val="00CD4BC6"/>
    <w:pPr>
      <w:spacing w:before="100" w:beforeAutospacing="1" w:after="100" w:afterAutospacing="1"/>
      <w:jc w:val="left"/>
    </w:pPr>
    <w:rPr>
      <w:rFonts w:ascii="Times New Roman" w:hAnsi="Times New Roman"/>
      <w:sz w:val="24"/>
      <w:szCs w:val="24"/>
      <w:lang w:val="es-CO" w:eastAsia="es-CO"/>
    </w:rPr>
  </w:style>
  <w:style w:type="paragraph" w:styleId="Textodeglobo">
    <w:name w:val="Balloon Text"/>
    <w:basedOn w:val="Normal"/>
    <w:link w:val="TextodegloboCar"/>
    <w:uiPriority w:val="99"/>
    <w:semiHidden/>
    <w:unhideWhenUsed/>
    <w:rsid w:val="00315EE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15EE7"/>
    <w:rPr>
      <w:rFonts w:ascii="Segoe UI" w:eastAsia="Times New Roman" w:hAnsi="Segoe UI" w:cs="Segoe UI"/>
      <w:sz w:val="18"/>
      <w:szCs w:val="18"/>
      <w:lang w:val="es-ES" w:eastAsia="es-ES"/>
    </w:rPr>
  </w:style>
  <w:style w:type="character" w:styleId="Hipervnculovisitado">
    <w:name w:val="FollowedHyperlink"/>
    <w:basedOn w:val="Fuentedeprrafopredeter"/>
    <w:uiPriority w:val="99"/>
    <w:semiHidden/>
    <w:unhideWhenUsed/>
    <w:rsid w:val="00BC1B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45093">
      <w:bodyDiv w:val="1"/>
      <w:marLeft w:val="0"/>
      <w:marRight w:val="0"/>
      <w:marTop w:val="0"/>
      <w:marBottom w:val="0"/>
      <w:divBdr>
        <w:top w:val="none" w:sz="0" w:space="0" w:color="auto"/>
        <w:left w:val="none" w:sz="0" w:space="0" w:color="auto"/>
        <w:bottom w:val="none" w:sz="0" w:space="0" w:color="auto"/>
        <w:right w:val="none" w:sz="0" w:space="0" w:color="auto"/>
      </w:divBdr>
    </w:div>
    <w:div w:id="144246549">
      <w:bodyDiv w:val="1"/>
      <w:marLeft w:val="0"/>
      <w:marRight w:val="0"/>
      <w:marTop w:val="0"/>
      <w:marBottom w:val="0"/>
      <w:divBdr>
        <w:top w:val="none" w:sz="0" w:space="0" w:color="auto"/>
        <w:left w:val="none" w:sz="0" w:space="0" w:color="auto"/>
        <w:bottom w:val="none" w:sz="0" w:space="0" w:color="auto"/>
        <w:right w:val="none" w:sz="0" w:space="0" w:color="auto"/>
      </w:divBdr>
    </w:div>
    <w:div w:id="292297401">
      <w:bodyDiv w:val="1"/>
      <w:marLeft w:val="0"/>
      <w:marRight w:val="0"/>
      <w:marTop w:val="0"/>
      <w:marBottom w:val="0"/>
      <w:divBdr>
        <w:top w:val="none" w:sz="0" w:space="0" w:color="auto"/>
        <w:left w:val="none" w:sz="0" w:space="0" w:color="auto"/>
        <w:bottom w:val="none" w:sz="0" w:space="0" w:color="auto"/>
        <w:right w:val="none" w:sz="0" w:space="0" w:color="auto"/>
      </w:divBdr>
      <w:divsChild>
        <w:div w:id="291861170">
          <w:marLeft w:val="0"/>
          <w:marRight w:val="0"/>
          <w:marTop w:val="0"/>
          <w:marBottom w:val="0"/>
          <w:divBdr>
            <w:top w:val="none" w:sz="0" w:space="0" w:color="auto"/>
            <w:left w:val="none" w:sz="0" w:space="0" w:color="auto"/>
            <w:bottom w:val="none" w:sz="0" w:space="0" w:color="auto"/>
            <w:right w:val="none" w:sz="0" w:space="0" w:color="auto"/>
          </w:divBdr>
          <w:divsChild>
            <w:div w:id="1721975136">
              <w:marLeft w:val="0"/>
              <w:marRight w:val="0"/>
              <w:marTop w:val="0"/>
              <w:marBottom w:val="0"/>
              <w:divBdr>
                <w:top w:val="none" w:sz="0" w:space="0" w:color="auto"/>
                <w:left w:val="none" w:sz="0" w:space="0" w:color="auto"/>
                <w:bottom w:val="none" w:sz="0" w:space="0" w:color="auto"/>
                <w:right w:val="none" w:sz="0" w:space="0" w:color="auto"/>
              </w:divBdr>
              <w:divsChild>
                <w:div w:id="691492039">
                  <w:marLeft w:val="0"/>
                  <w:marRight w:val="0"/>
                  <w:marTop w:val="0"/>
                  <w:marBottom w:val="0"/>
                  <w:divBdr>
                    <w:top w:val="none" w:sz="0" w:space="0" w:color="auto"/>
                    <w:left w:val="none" w:sz="0" w:space="0" w:color="auto"/>
                    <w:bottom w:val="none" w:sz="0" w:space="0" w:color="auto"/>
                    <w:right w:val="none" w:sz="0" w:space="0" w:color="auto"/>
                  </w:divBdr>
                  <w:divsChild>
                    <w:div w:id="155342285">
                      <w:marLeft w:val="0"/>
                      <w:marRight w:val="0"/>
                      <w:marTop w:val="0"/>
                      <w:marBottom w:val="0"/>
                      <w:divBdr>
                        <w:top w:val="none" w:sz="0" w:space="0" w:color="auto"/>
                        <w:left w:val="none" w:sz="0" w:space="0" w:color="auto"/>
                        <w:bottom w:val="none" w:sz="0" w:space="0" w:color="auto"/>
                        <w:right w:val="none" w:sz="0" w:space="0" w:color="auto"/>
                      </w:divBdr>
                      <w:divsChild>
                        <w:div w:id="822552088">
                          <w:marLeft w:val="0"/>
                          <w:marRight w:val="0"/>
                          <w:marTop w:val="0"/>
                          <w:marBottom w:val="0"/>
                          <w:divBdr>
                            <w:top w:val="none" w:sz="0" w:space="0" w:color="auto"/>
                            <w:left w:val="none" w:sz="0" w:space="0" w:color="auto"/>
                            <w:bottom w:val="none" w:sz="0" w:space="0" w:color="auto"/>
                            <w:right w:val="none" w:sz="0" w:space="0" w:color="auto"/>
                          </w:divBdr>
                          <w:divsChild>
                            <w:div w:id="1412047025">
                              <w:marLeft w:val="0"/>
                              <w:marRight w:val="0"/>
                              <w:marTop w:val="0"/>
                              <w:marBottom w:val="0"/>
                              <w:divBdr>
                                <w:top w:val="none" w:sz="0" w:space="0" w:color="auto"/>
                                <w:left w:val="none" w:sz="0" w:space="0" w:color="auto"/>
                                <w:bottom w:val="none" w:sz="0" w:space="0" w:color="auto"/>
                                <w:right w:val="none" w:sz="0" w:space="0" w:color="auto"/>
                              </w:divBdr>
                              <w:divsChild>
                                <w:div w:id="150341364">
                                  <w:marLeft w:val="0"/>
                                  <w:marRight w:val="0"/>
                                  <w:marTop w:val="0"/>
                                  <w:marBottom w:val="0"/>
                                  <w:divBdr>
                                    <w:top w:val="none" w:sz="0" w:space="0" w:color="auto"/>
                                    <w:left w:val="none" w:sz="0" w:space="0" w:color="auto"/>
                                    <w:bottom w:val="none" w:sz="0" w:space="0" w:color="auto"/>
                                    <w:right w:val="none" w:sz="0" w:space="0" w:color="auto"/>
                                  </w:divBdr>
                                  <w:divsChild>
                                    <w:div w:id="1172061652">
                                      <w:marLeft w:val="0"/>
                                      <w:marRight w:val="0"/>
                                      <w:marTop w:val="0"/>
                                      <w:marBottom w:val="0"/>
                                      <w:divBdr>
                                        <w:top w:val="none" w:sz="0" w:space="0" w:color="auto"/>
                                        <w:left w:val="none" w:sz="0" w:space="0" w:color="auto"/>
                                        <w:bottom w:val="none" w:sz="0" w:space="0" w:color="auto"/>
                                        <w:right w:val="none" w:sz="0" w:space="0" w:color="auto"/>
                                      </w:divBdr>
                                      <w:divsChild>
                                        <w:div w:id="1860660133">
                                          <w:marLeft w:val="0"/>
                                          <w:marRight w:val="0"/>
                                          <w:marTop w:val="0"/>
                                          <w:marBottom w:val="0"/>
                                          <w:divBdr>
                                            <w:top w:val="none" w:sz="0" w:space="0" w:color="auto"/>
                                            <w:left w:val="none" w:sz="0" w:space="0" w:color="auto"/>
                                            <w:bottom w:val="none" w:sz="0" w:space="0" w:color="auto"/>
                                            <w:right w:val="none" w:sz="0" w:space="0" w:color="auto"/>
                                          </w:divBdr>
                                          <w:divsChild>
                                            <w:div w:id="1681617053">
                                              <w:marLeft w:val="0"/>
                                              <w:marRight w:val="0"/>
                                              <w:marTop w:val="0"/>
                                              <w:marBottom w:val="0"/>
                                              <w:divBdr>
                                                <w:top w:val="none" w:sz="0" w:space="0" w:color="auto"/>
                                                <w:left w:val="none" w:sz="0" w:space="0" w:color="auto"/>
                                                <w:bottom w:val="none" w:sz="0" w:space="0" w:color="auto"/>
                                                <w:right w:val="none" w:sz="0" w:space="0" w:color="auto"/>
                                              </w:divBdr>
                                              <w:divsChild>
                                                <w:div w:id="1814446248">
                                                  <w:marLeft w:val="0"/>
                                                  <w:marRight w:val="0"/>
                                                  <w:marTop w:val="0"/>
                                                  <w:marBottom w:val="0"/>
                                                  <w:divBdr>
                                                    <w:top w:val="none" w:sz="0" w:space="0" w:color="auto"/>
                                                    <w:left w:val="none" w:sz="0" w:space="0" w:color="auto"/>
                                                    <w:bottom w:val="none" w:sz="0" w:space="0" w:color="auto"/>
                                                    <w:right w:val="none" w:sz="0" w:space="0" w:color="auto"/>
                                                  </w:divBdr>
                                                  <w:divsChild>
                                                    <w:div w:id="1751002355">
                                                      <w:marLeft w:val="0"/>
                                                      <w:marRight w:val="0"/>
                                                      <w:marTop w:val="0"/>
                                                      <w:marBottom w:val="0"/>
                                                      <w:divBdr>
                                                        <w:top w:val="none" w:sz="0" w:space="0" w:color="auto"/>
                                                        <w:left w:val="none" w:sz="0" w:space="0" w:color="auto"/>
                                                        <w:bottom w:val="none" w:sz="0" w:space="0" w:color="auto"/>
                                                        <w:right w:val="none" w:sz="0" w:space="0" w:color="auto"/>
                                                      </w:divBdr>
                                                      <w:divsChild>
                                                        <w:div w:id="1463108358">
                                                          <w:marLeft w:val="0"/>
                                                          <w:marRight w:val="0"/>
                                                          <w:marTop w:val="0"/>
                                                          <w:marBottom w:val="0"/>
                                                          <w:divBdr>
                                                            <w:top w:val="none" w:sz="0" w:space="0" w:color="auto"/>
                                                            <w:left w:val="none" w:sz="0" w:space="0" w:color="auto"/>
                                                            <w:bottom w:val="none" w:sz="0" w:space="0" w:color="auto"/>
                                                            <w:right w:val="none" w:sz="0" w:space="0" w:color="auto"/>
                                                          </w:divBdr>
                                                          <w:divsChild>
                                                            <w:div w:id="19552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167799">
                                                  <w:marLeft w:val="0"/>
                                                  <w:marRight w:val="0"/>
                                                  <w:marTop w:val="0"/>
                                                  <w:marBottom w:val="0"/>
                                                  <w:divBdr>
                                                    <w:top w:val="none" w:sz="0" w:space="0" w:color="auto"/>
                                                    <w:left w:val="none" w:sz="0" w:space="0" w:color="auto"/>
                                                    <w:bottom w:val="none" w:sz="0" w:space="0" w:color="auto"/>
                                                    <w:right w:val="none" w:sz="0" w:space="0" w:color="auto"/>
                                                  </w:divBdr>
                                                  <w:divsChild>
                                                    <w:div w:id="1509442411">
                                                      <w:marLeft w:val="0"/>
                                                      <w:marRight w:val="0"/>
                                                      <w:marTop w:val="0"/>
                                                      <w:marBottom w:val="0"/>
                                                      <w:divBdr>
                                                        <w:top w:val="none" w:sz="0" w:space="0" w:color="auto"/>
                                                        <w:left w:val="none" w:sz="0" w:space="0" w:color="auto"/>
                                                        <w:bottom w:val="none" w:sz="0" w:space="0" w:color="auto"/>
                                                        <w:right w:val="none" w:sz="0" w:space="0" w:color="auto"/>
                                                      </w:divBdr>
                                                      <w:divsChild>
                                                        <w:div w:id="1842811994">
                                                          <w:marLeft w:val="0"/>
                                                          <w:marRight w:val="0"/>
                                                          <w:marTop w:val="0"/>
                                                          <w:marBottom w:val="0"/>
                                                          <w:divBdr>
                                                            <w:top w:val="none" w:sz="0" w:space="0" w:color="auto"/>
                                                            <w:left w:val="none" w:sz="0" w:space="0" w:color="auto"/>
                                                            <w:bottom w:val="none" w:sz="0" w:space="0" w:color="auto"/>
                                                            <w:right w:val="none" w:sz="0" w:space="0" w:color="auto"/>
                                                          </w:divBdr>
                                                          <w:divsChild>
                                                            <w:div w:id="4244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46134825">
          <w:marLeft w:val="0"/>
          <w:marRight w:val="0"/>
          <w:marTop w:val="0"/>
          <w:marBottom w:val="0"/>
          <w:divBdr>
            <w:top w:val="none" w:sz="0" w:space="0" w:color="auto"/>
            <w:left w:val="none" w:sz="0" w:space="0" w:color="auto"/>
            <w:bottom w:val="none" w:sz="0" w:space="0" w:color="auto"/>
            <w:right w:val="none" w:sz="0" w:space="0" w:color="auto"/>
          </w:divBdr>
          <w:divsChild>
            <w:div w:id="425461194">
              <w:marLeft w:val="0"/>
              <w:marRight w:val="0"/>
              <w:marTop w:val="0"/>
              <w:marBottom w:val="0"/>
              <w:divBdr>
                <w:top w:val="none" w:sz="0" w:space="0" w:color="auto"/>
                <w:left w:val="none" w:sz="0" w:space="0" w:color="auto"/>
                <w:bottom w:val="none" w:sz="0" w:space="0" w:color="auto"/>
                <w:right w:val="none" w:sz="0" w:space="0" w:color="auto"/>
              </w:divBdr>
              <w:divsChild>
                <w:div w:id="11935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210444">
      <w:bodyDiv w:val="1"/>
      <w:marLeft w:val="0"/>
      <w:marRight w:val="0"/>
      <w:marTop w:val="0"/>
      <w:marBottom w:val="0"/>
      <w:divBdr>
        <w:top w:val="none" w:sz="0" w:space="0" w:color="auto"/>
        <w:left w:val="none" w:sz="0" w:space="0" w:color="auto"/>
        <w:bottom w:val="none" w:sz="0" w:space="0" w:color="auto"/>
        <w:right w:val="none" w:sz="0" w:space="0" w:color="auto"/>
      </w:divBdr>
      <w:divsChild>
        <w:div w:id="2125925764">
          <w:marLeft w:val="480"/>
          <w:marRight w:val="0"/>
          <w:marTop w:val="0"/>
          <w:marBottom w:val="0"/>
          <w:divBdr>
            <w:top w:val="none" w:sz="0" w:space="0" w:color="auto"/>
            <w:left w:val="none" w:sz="0" w:space="0" w:color="auto"/>
            <w:bottom w:val="none" w:sz="0" w:space="0" w:color="auto"/>
            <w:right w:val="none" w:sz="0" w:space="0" w:color="auto"/>
          </w:divBdr>
        </w:div>
        <w:div w:id="323050150">
          <w:marLeft w:val="480"/>
          <w:marRight w:val="0"/>
          <w:marTop w:val="0"/>
          <w:marBottom w:val="0"/>
          <w:divBdr>
            <w:top w:val="none" w:sz="0" w:space="0" w:color="auto"/>
            <w:left w:val="none" w:sz="0" w:space="0" w:color="auto"/>
            <w:bottom w:val="none" w:sz="0" w:space="0" w:color="auto"/>
            <w:right w:val="none" w:sz="0" w:space="0" w:color="auto"/>
          </w:divBdr>
        </w:div>
        <w:div w:id="1165243317">
          <w:marLeft w:val="480"/>
          <w:marRight w:val="0"/>
          <w:marTop w:val="0"/>
          <w:marBottom w:val="0"/>
          <w:divBdr>
            <w:top w:val="none" w:sz="0" w:space="0" w:color="auto"/>
            <w:left w:val="none" w:sz="0" w:space="0" w:color="auto"/>
            <w:bottom w:val="none" w:sz="0" w:space="0" w:color="auto"/>
            <w:right w:val="none" w:sz="0" w:space="0" w:color="auto"/>
          </w:divBdr>
        </w:div>
        <w:div w:id="1110324162">
          <w:marLeft w:val="480"/>
          <w:marRight w:val="0"/>
          <w:marTop w:val="0"/>
          <w:marBottom w:val="0"/>
          <w:divBdr>
            <w:top w:val="none" w:sz="0" w:space="0" w:color="auto"/>
            <w:left w:val="none" w:sz="0" w:space="0" w:color="auto"/>
            <w:bottom w:val="none" w:sz="0" w:space="0" w:color="auto"/>
            <w:right w:val="none" w:sz="0" w:space="0" w:color="auto"/>
          </w:divBdr>
        </w:div>
        <w:div w:id="757680031">
          <w:marLeft w:val="480"/>
          <w:marRight w:val="0"/>
          <w:marTop w:val="0"/>
          <w:marBottom w:val="0"/>
          <w:divBdr>
            <w:top w:val="none" w:sz="0" w:space="0" w:color="auto"/>
            <w:left w:val="none" w:sz="0" w:space="0" w:color="auto"/>
            <w:bottom w:val="none" w:sz="0" w:space="0" w:color="auto"/>
            <w:right w:val="none" w:sz="0" w:space="0" w:color="auto"/>
          </w:divBdr>
        </w:div>
        <w:div w:id="963535495">
          <w:marLeft w:val="480"/>
          <w:marRight w:val="0"/>
          <w:marTop w:val="0"/>
          <w:marBottom w:val="0"/>
          <w:divBdr>
            <w:top w:val="none" w:sz="0" w:space="0" w:color="auto"/>
            <w:left w:val="none" w:sz="0" w:space="0" w:color="auto"/>
            <w:bottom w:val="none" w:sz="0" w:space="0" w:color="auto"/>
            <w:right w:val="none" w:sz="0" w:space="0" w:color="auto"/>
          </w:divBdr>
        </w:div>
        <w:div w:id="214121427">
          <w:marLeft w:val="480"/>
          <w:marRight w:val="0"/>
          <w:marTop w:val="0"/>
          <w:marBottom w:val="0"/>
          <w:divBdr>
            <w:top w:val="none" w:sz="0" w:space="0" w:color="auto"/>
            <w:left w:val="none" w:sz="0" w:space="0" w:color="auto"/>
            <w:bottom w:val="none" w:sz="0" w:space="0" w:color="auto"/>
            <w:right w:val="none" w:sz="0" w:space="0" w:color="auto"/>
          </w:divBdr>
        </w:div>
        <w:div w:id="519660817">
          <w:marLeft w:val="480"/>
          <w:marRight w:val="0"/>
          <w:marTop w:val="0"/>
          <w:marBottom w:val="0"/>
          <w:divBdr>
            <w:top w:val="none" w:sz="0" w:space="0" w:color="auto"/>
            <w:left w:val="none" w:sz="0" w:space="0" w:color="auto"/>
            <w:bottom w:val="none" w:sz="0" w:space="0" w:color="auto"/>
            <w:right w:val="none" w:sz="0" w:space="0" w:color="auto"/>
          </w:divBdr>
        </w:div>
        <w:div w:id="1922372216">
          <w:marLeft w:val="480"/>
          <w:marRight w:val="0"/>
          <w:marTop w:val="0"/>
          <w:marBottom w:val="0"/>
          <w:divBdr>
            <w:top w:val="none" w:sz="0" w:space="0" w:color="auto"/>
            <w:left w:val="none" w:sz="0" w:space="0" w:color="auto"/>
            <w:bottom w:val="none" w:sz="0" w:space="0" w:color="auto"/>
            <w:right w:val="none" w:sz="0" w:space="0" w:color="auto"/>
          </w:divBdr>
        </w:div>
        <w:div w:id="544415508">
          <w:marLeft w:val="480"/>
          <w:marRight w:val="0"/>
          <w:marTop w:val="0"/>
          <w:marBottom w:val="0"/>
          <w:divBdr>
            <w:top w:val="none" w:sz="0" w:space="0" w:color="auto"/>
            <w:left w:val="none" w:sz="0" w:space="0" w:color="auto"/>
            <w:bottom w:val="none" w:sz="0" w:space="0" w:color="auto"/>
            <w:right w:val="none" w:sz="0" w:space="0" w:color="auto"/>
          </w:divBdr>
        </w:div>
        <w:div w:id="1631013885">
          <w:marLeft w:val="480"/>
          <w:marRight w:val="0"/>
          <w:marTop w:val="0"/>
          <w:marBottom w:val="0"/>
          <w:divBdr>
            <w:top w:val="none" w:sz="0" w:space="0" w:color="auto"/>
            <w:left w:val="none" w:sz="0" w:space="0" w:color="auto"/>
            <w:bottom w:val="none" w:sz="0" w:space="0" w:color="auto"/>
            <w:right w:val="none" w:sz="0" w:space="0" w:color="auto"/>
          </w:divBdr>
        </w:div>
        <w:div w:id="1392386301">
          <w:marLeft w:val="480"/>
          <w:marRight w:val="0"/>
          <w:marTop w:val="0"/>
          <w:marBottom w:val="0"/>
          <w:divBdr>
            <w:top w:val="none" w:sz="0" w:space="0" w:color="auto"/>
            <w:left w:val="none" w:sz="0" w:space="0" w:color="auto"/>
            <w:bottom w:val="none" w:sz="0" w:space="0" w:color="auto"/>
            <w:right w:val="none" w:sz="0" w:space="0" w:color="auto"/>
          </w:divBdr>
        </w:div>
      </w:divsChild>
    </w:div>
    <w:div w:id="343558879">
      <w:bodyDiv w:val="1"/>
      <w:marLeft w:val="0"/>
      <w:marRight w:val="0"/>
      <w:marTop w:val="0"/>
      <w:marBottom w:val="0"/>
      <w:divBdr>
        <w:top w:val="none" w:sz="0" w:space="0" w:color="auto"/>
        <w:left w:val="none" w:sz="0" w:space="0" w:color="auto"/>
        <w:bottom w:val="none" w:sz="0" w:space="0" w:color="auto"/>
        <w:right w:val="none" w:sz="0" w:space="0" w:color="auto"/>
      </w:divBdr>
    </w:div>
    <w:div w:id="384842517">
      <w:bodyDiv w:val="1"/>
      <w:marLeft w:val="0"/>
      <w:marRight w:val="0"/>
      <w:marTop w:val="0"/>
      <w:marBottom w:val="0"/>
      <w:divBdr>
        <w:top w:val="none" w:sz="0" w:space="0" w:color="auto"/>
        <w:left w:val="none" w:sz="0" w:space="0" w:color="auto"/>
        <w:bottom w:val="none" w:sz="0" w:space="0" w:color="auto"/>
        <w:right w:val="none" w:sz="0" w:space="0" w:color="auto"/>
      </w:divBdr>
    </w:div>
    <w:div w:id="445972557">
      <w:bodyDiv w:val="1"/>
      <w:marLeft w:val="0"/>
      <w:marRight w:val="0"/>
      <w:marTop w:val="0"/>
      <w:marBottom w:val="0"/>
      <w:divBdr>
        <w:top w:val="none" w:sz="0" w:space="0" w:color="auto"/>
        <w:left w:val="none" w:sz="0" w:space="0" w:color="auto"/>
        <w:bottom w:val="none" w:sz="0" w:space="0" w:color="auto"/>
        <w:right w:val="none" w:sz="0" w:space="0" w:color="auto"/>
      </w:divBdr>
    </w:div>
    <w:div w:id="585962488">
      <w:bodyDiv w:val="1"/>
      <w:marLeft w:val="0"/>
      <w:marRight w:val="0"/>
      <w:marTop w:val="0"/>
      <w:marBottom w:val="0"/>
      <w:divBdr>
        <w:top w:val="none" w:sz="0" w:space="0" w:color="auto"/>
        <w:left w:val="none" w:sz="0" w:space="0" w:color="auto"/>
        <w:bottom w:val="none" w:sz="0" w:space="0" w:color="auto"/>
        <w:right w:val="none" w:sz="0" w:space="0" w:color="auto"/>
      </w:divBdr>
    </w:div>
    <w:div w:id="619847862">
      <w:bodyDiv w:val="1"/>
      <w:marLeft w:val="0"/>
      <w:marRight w:val="0"/>
      <w:marTop w:val="0"/>
      <w:marBottom w:val="0"/>
      <w:divBdr>
        <w:top w:val="none" w:sz="0" w:space="0" w:color="auto"/>
        <w:left w:val="none" w:sz="0" w:space="0" w:color="auto"/>
        <w:bottom w:val="none" w:sz="0" w:space="0" w:color="auto"/>
        <w:right w:val="none" w:sz="0" w:space="0" w:color="auto"/>
      </w:divBdr>
    </w:div>
    <w:div w:id="634678355">
      <w:bodyDiv w:val="1"/>
      <w:marLeft w:val="0"/>
      <w:marRight w:val="0"/>
      <w:marTop w:val="0"/>
      <w:marBottom w:val="0"/>
      <w:divBdr>
        <w:top w:val="none" w:sz="0" w:space="0" w:color="auto"/>
        <w:left w:val="none" w:sz="0" w:space="0" w:color="auto"/>
        <w:bottom w:val="none" w:sz="0" w:space="0" w:color="auto"/>
        <w:right w:val="none" w:sz="0" w:space="0" w:color="auto"/>
      </w:divBdr>
    </w:div>
    <w:div w:id="646741473">
      <w:bodyDiv w:val="1"/>
      <w:marLeft w:val="0"/>
      <w:marRight w:val="0"/>
      <w:marTop w:val="0"/>
      <w:marBottom w:val="0"/>
      <w:divBdr>
        <w:top w:val="none" w:sz="0" w:space="0" w:color="auto"/>
        <w:left w:val="none" w:sz="0" w:space="0" w:color="auto"/>
        <w:bottom w:val="none" w:sz="0" w:space="0" w:color="auto"/>
        <w:right w:val="none" w:sz="0" w:space="0" w:color="auto"/>
      </w:divBdr>
    </w:div>
    <w:div w:id="673462622">
      <w:bodyDiv w:val="1"/>
      <w:marLeft w:val="0"/>
      <w:marRight w:val="0"/>
      <w:marTop w:val="0"/>
      <w:marBottom w:val="0"/>
      <w:divBdr>
        <w:top w:val="none" w:sz="0" w:space="0" w:color="auto"/>
        <w:left w:val="none" w:sz="0" w:space="0" w:color="auto"/>
        <w:bottom w:val="none" w:sz="0" w:space="0" w:color="auto"/>
        <w:right w:val="none" w:sz="0" w:space="0" w:color="auto"/>
      </w:divBdr>
    </w:div>
    <w:div w:id="700252749">
      <w:bodyDiv w:val="1"/>
      <w:marLeft w:val="0"/>
      <w:marRight w:val="0"/>
      <w:marTop w:val="0"/>
      <w:marBottom w:val="0"/>
      <w:divBdr>
        <w:top w:val="none" w:sz="0" w:space="0" w:color="auto"/>
        <w:left w:val="none" w:sz="0" w:space="0" w:color="auto"/>
        <w:bottom w:val="none" w:sz="0" w:space="0" w:color="auto"/>
        <w:right w:val="none" w:sz="0" w:space="0" w:color="auto"/>
      </w:divBdr>
      <w:divsChild>
        <w:div w:id="1448770611">
          <w:marLeft w:val="480"/>
          <w:marRight w:val="0"/>
          <w:marTop w:val="0"/>
          <w:marBottom w:val="0"/>
          <w:divBdr>
            <w:top w:val="none" w:sz="0" w:space="0" w:color="auto"/>
            <w:left w:val="none" w:sz="0" w:space="0" w:color="auto"/>
            <w:bottom w:val="none" w:sz="0" w:space="0" w:color="auto"/>
            <w:right w:val="none" w:sz="0" w:space="0" w:color="auto"/>
          </w:divBdr>
        </w:div>
        <w:div w:id="1474785326">
          <w:marLeft w:val="480"/>
          <w:marRight w:val="0"/>
          <w:marTop w:val="0"/>
          <w:marBottom w:val="0"/>
          <w:divBdr>
            <w:top w:val="none" w:sz="0" w:space="0" w:color="auto"/>
            <w:left w:val="none" w:sz="0" w:space="0" w:color="auto"/>
            <w:bottom w:val="none" w:sz="0" w:space="0" w:color="auto"/>
            <w:right w:val="none" w:sz="0" w:space="0" w:color="auto"/>
          </w:divBdr>
        </w:div>
        <w:div w:id="1012801539">
          <w:marLeft w:val="480"/>
          <w:marRight w:val="0"/>
          <w:marTop w:val="0"/>
          <w:marBottom w:val="0"/>
          <w:divBdr>
            <w:top w:val="none" w:sz="0" w:space="0" w:color="auto"/>
            <w:left w:val="none" w:sz="0" w:space="0" w:color="auto"/>
            <w:bottom w:val="none" w:sz="0" w:space="0" w:color="auto"/>
            <w:right w:val="none" w:sz="0" w:space="0" w:color="auto"/>
          </w:divBdr>
        </w:div>
      </w:divsChild>
    </w:div>
    <w:div w:id="793791373">
      <w:bodyDiv w:val="1"/>
      <w:marLeft w:val="0"/>
      <w:marRight w:val="0"/>
      <w:marTop w:val="0"/>
      <w:marBottom w:val="0"/>
      <w:divBdr>
        <w:top w:val="none" w:sz="0" w:space="0" w:color="auto"/>
        <w:left w:val="none" w:sz="0" w:space="0" w:color="auto"/>
        <w:bottom w:val="none" w:sz="0" w:space="0" w:color="auto"/>
        <w:right w:val="none" w:sz="0" w:space="0" w:color="auto"/>
      </w:divBdr>
    </w:div>
    <w:div w:id="804808952">
      <w:bodyDiv w:val="1"/>
      <w:marLeft w:val="0"/>
      <w:marRight w:val="0"/>
      <w:marTop w:val="0"/>
      <w:marBottom w:val="0"/>
      <w:divBdr>
        <w:top w:val="none" w:sz="0" w:space="0" w:color="auto"/>
        <w:left w:val="none" w:sz="0" w:space="0" w:color="auto"/>
        <w:bottom w:val="none" w:sz="0" w:space="0" w:color="auto"/>
        <w:right w:val="none" w:sz="0" w:space="0" w:color="auto"/>
      </w:divBdr>
    </w:div>
    <w:div w:id="831216555">
      <w:bodyDiv w:val="1"/>
      <w:marLeft w:val="0"/>
      <w:marRight w:val="0"/>
      <w:marTop w:val="0"/>
      <w:marBottom w:val="0"/>
      <w:divBdr>
        <w:top w:val="none" w:sz="0" w:space="0" w:color="auto"/>
        <w:left w:val="none" w:sz="0" w:space="0" w:color="auto"/>
        <w:bottom w:val="none" w:sz="0" w:space="0" w:color="auto"/>
        <w:right w:val="none" w:sz="0" w:space="0" w:color="auto"/>
      </w:divBdr>
    </w:div>
    <w:div w:id="885609209">
      <w:bodyDiv w:val="1"/>
      <w:marLeft w:val="0"/>
      <w:marRight w:val="0"/>
      <w:marTop w:val="0"/>
      <w:marBottom w:val="0"/>
      <w:divBdr>
        <w:top w:val="none" w:sz="0" w:space="0" w:color="auto"/>
        <w:left w:val="none" w:sz="0" w:space="0" w:color="auto"/>
        <w:bottom w:val="none" w:sz="0" w:space="0" w:color="auto"/>
        <w:right w:val="none" w:sz="0" w:space="0" w:color="auto"/>
      </w:divBdr>
    </w:div>
    <w:div w:id="936404657">
      <w:bodyDiv w:val="1"/>
      <w:marLeft w:val="0"/>
      <w:marRight w:val="0"/>
      <w:marTop w:val="0"/>
      <w:marBottom w:val="0"/>
      <w:divBdr>
        <w:top w:val="none" w:sz="0" w:space="0" w:color="auto"/>
        <w:left w:val="none" w:sz="0" w:space="0" w:color="auto"/>
        <w:bottom w:val="none" w:sz="0" w:space="0" w:color="auto"/>
        <w:right w:val="none" w:sz="0" w:space="0" w:color="auto"/>
      </w:divBdr>
    </w:div>
    <w:div w:id="941956011">
      <w:bodyDiv w:val="1"/>
      <w:marLeft w:val="0"/>
      <w:marRight w:val="0"/>
      <w:marTop w:val="0"/>
      <w:marBottom w:val="0"/>
      <w:divBdr>
        <w:top w:val="none" w:sz="0" w:space="0" w:color="auto"/>
        <w:left w:val="none" w:sz="0" w:space="0" w:color="auto"/>
        <w:bottom w:val="none" w:sz="0" w:space="0" w:color="auto"/>
        <w:right w:val="none" w:sz="0" w:space="0" w:color="auto"/>
      </w:divBdr>
    </w:div>
    <w:div w:id="969432653">
      <w:bodyDiv w:val="1"/>
      <w:marLeft w:val="0"/>
      <w:marRight w:val="0"/>
      <w:marTop w:val="0"/>
      <w:marBottom w:val="0"/>
      <w:divBdr>
        <w:top w:val="none" w:sz="0" w:space="0" w:color="auto"/>
        <w:left w:val="none" w:sz="0" w:space="0" w:color="auto"/>
        <w:bottom w:val="none" w:sz="0" w:space="0" w:color="auto"/>
        <w:right w:val="none" w:sz="0" w:space="0" w:color="auto"/>
      </w:divBdr>
    </w:div>
    <w:div w:id="1109618225">
      <w:bodyDiv w:val="1"/>
      <w:marLeft w:val="0"/>
      <w:marRight w:val="0"/>
      <w:marTop w:val="0"/>
      <w:marBottom w:val="0"/>
      <w:divBdr>
        <w:top w:val="none" w:sz="0" w:space="0" w:color="auto"/>
        <w:left w:val="none" w:sz="0" w:space="0" w:color="auto"/>
        <w:bottom w:val="none" w:sz="0" w:space="0" w:color="auto"/>
        <w:right w:val="none" w:sz="0" w:space="0" w:color="auto"/>
      </w:divBdr>
    </w:div>
    <w:div w:id="1157958617">
      <w:bodyDiv w:val="1"/>
      <w:marLeft w:val="0"/>
      <w:marRight w:val="0"/>
      <w:marTop w:val="0"/>
      <w:marBottom w:val="0"/>
      <w:divBdr>
        <w:top w:val="none" w:sz="0" w:space="0" w:color="auto"/>
        <w:left w:val="none" w:sz="0" w:space="0" w:color="auto"/>
        <w:bottom w:val="none" w:sz="0" w:space="0" w:color="auto"/>
        <w:right w:val="none" w:sz="0" w:space="0" w:color="auto"/>
      </w:divBdr>
    </w:div>
    <w:div w:id="1238902949">
      <w:bodyDiv w:val="1"/>
      <w:marLeft w:val="0"/>
      <w:marRight w:val="0"/>
      <w:marTop w:val="0"/>
      <w:marBottom w:val="0"/>
      <w:divBdr>
        <w:top w:val="none" w:sz="0" w:space="0" w:color="auto"/>
        <w:left w:val="none" w:sz="0" w:space="0" w:color="auto"/>
        <w:bottom w:val="none" w:sz="0" w:space="0" w:color="auto"/>
        <w:right w:val="none" w:sz="0" w:space="0" w:color="auto"/>
      </w:divBdr>
    </w:div>
    <w:div w:id="1253197828">
      <w:bodyDiv w:val="1"/>
      <w:marLeft w:val="0"/>
      <w:marRight w:val="0"/>
      <w:marTop w:val="0"/>
      <w:marBottom w:val="0"/>
      <w:divBdr>
        <w:top w:val="none" w:sz="0" w:space="0" w:color="auto"/>
        <w:left w:val="none" w:sz="0" w:space="0" w:color="auto"/>
        <w:bottom w:val="none" w:sz="0" w:space="0" w:color="auto"/>
        <w:right w:val="none" w:sz="0" w:space="0" w:color="auto"/>
      </w:divBdr>
    </w:div>
    <w:div w:id="1286959208">
      <w:bodyDiv w:val="1"/>
      <w:marLeft w:val="0"/>
      <w:marRight w:val="0"/>
      <w:marTop w:val="0"/>
      <w:marBottom w:val="0"/>
      <w:divBdr>
        <w:top w:val="none" w:sz="0" w:space="0" w:color="auto"/>
        <w:left w:val="none" w:sz="0" w:space="0" w:color="auto"/>
        <w:bottom w:val="none" w:sz="0" w:space="0" w:color="auto"/>
        <w:right w:val="none" w:sz="0" w:space="0" w:color="auto"/>
      </w:divBdr>
    </w:div>
    <w:div w:id="1317998609">
      <w:bodyDiv w:val="1"/>
      <w:marLeft w:val="0"/>
      <w:marRight w:val="0"/>
      <w:marTop w:val="0"/>
      <w:marBottom w:val="0"/>
      <w:divBdr>
        <w:top w:val="none" w:sz="0" w:space="0" w:color="auto"/>
        <w:left w:val="none" w:sz="0" w:space="0" w:color="auto"/>
        <w:bottom w:val="none" w:sz="0" w:space="0" w:color="auto"/>
        <w:right w:val="none" w:sz="0" w:space="0" w:color="auto"/>
      </w:divBdr>
    </w:div>
    <w:div w:id="1355880526">
      <w:bodyDiv w:val="1"/>
      <w:marLeft w:val="0"/>
      <w:marRight w:val="0"/>
      <w:marTop w:val="0"/>
      <w:marBottom w:val="0"/>
      <w:divBdr>
        <w:top w:val="none" w:sz="0" w:space="0" w:color="auto"/>
        <w:left w:val="none" w:sz="0" w:space="0" w:color="auto"/>
        <w:bottom w:val="none" w:sz="0" w:space="0" w:color="auto"/>
        <w:right w:val="none" w:sz="0" w:space="0" w:color="auto"/>
      </w:divBdr>
    </w:div>
    <w:div w:id="1428960101">
      <w:bodyDiv w:val="1"/>
      <w:marLeft w:val="0"/>
      <w:marRight w:val="0"/>
      <w:marTop w:val="0"/>
      <w:marBottom w:val="0"/>
      <w:divBdr>
        <w:top w:val="none" w:sz="0" w:space="0" w:color="auto"/>
        <w:left w:val="none" w:sz="0" w:space="0" w:color="auto"/>
        <w:bottom w:val="none" w:sz="0" w:space="0" w:color="auto"/>
        <w:right w:val="none" w:sz="0" w:space="0" w:color="auto"/>
      </w:divBdr>
      <w:divsChild>
        <w:div w:id="487290323">
          <w:marLeft w:val="0"/>
          <w:marRight w:val="0"/>
          <w:marTop w:val="0"/>
          <w:marBottom w:val="0"/>
          <w:divBdr>
            <w:top w:val="none" w:sz="0" w:space="0" w:color="auto"/>
            <w:left w:val="none" w:sz="0" w:space="0" w:color="auto"/>
            <w:bottom w:val="none" w:sz="0" w:space="0" w:color="auto"/>
            <w:right w:val="none" w:sz="0" w:space="0" w:color="auto"/>
          </w:divBdr>
          <w:divsChild>
            <w:div w:id="1899585523">
              <w:marLeft w:val="0"/>
              <w:marRight w:val="0"/>
              <w:marTop w:val="0"/>
              <w:marBottom w:val="0"/>
              <w:divBdr>
                <w:top w:val="none" w:sz="0" w:space="0" w:color="auto"/>
                <w:left w:val="none" w:sz="0" w:space="0" w:color="auto"/>
                <w:bottom w:val="none" w:sz="0" w:space="0" w:color="auto"/>
                <w:right w:val="none" w:sz="0" w:space="0" w:color="auto"/>
              </w:divBdr>
              <w:divsChild>
                <w:div w:id="502551227">
                  <w:marLeft w:val="0"/>
                  <w:marRight w:val="0"/>
                  <w:marTop w:val="0"/>
                  <w:marBottom w:val="0"/>
                  <w:divBdr>
                    <w:top w:val="none" w:sz="0" w:space="0" w:color="auto"/>
                    <w:left w:val="none" w:sz="0" w:space="0" w:color="auto"/>
                    <w:bottom w:val="none" w:sz="0" w:space="0" w:color="auto"/>
                    <w:right w:val="none" w:sz="0" w:space="0" w:color="auto"/>
                  </w:divBdr>
                  <w:divsChild>
                    <w:div w:id="1159616299">
                      <w:marLeft w:val="0"/>
                      <w:marRight w:val="0"/>
                      <w:marTop w:val="0"/>
                      <w:marBottom w:val="0"/>
                      <w:divBdr>
                        <w:top w:val="none" w:sz="0" w:space="0" w:color="auto"/>
                        <w:left w:val="none" w:sz="0" w:space="0" w:color="auto"/>
                        <w:bottom w:val="none" w:sz="0" w:space="0" w:color="auto"/>
                        <w:right w:val="none" w:sz="0" w:space="0" w:color="auto"/>
                      </w:divBdr>
                      <w:divsChild>
                        <w:div w:id="338973680">
                          <w:marLeft w:val="0"/>
                          <w:marRight w:val="0"/>
                          <w:marTop w:val="0"/>
                          <w:marBottom w:val="0"/>
                          <w:divBdr>
                            <w:top w:val="none" w:sz="0" w:space="0" w:color="auto"/>
                            <w:left w:val="none" w:sz="0" w:space="0" w:color="auto"/>
                            <w:bottom w:val="none" w:sz="0" w:space="0" w:color="auto"/>
                            <w:right w:val="none" w:sz="0" w:space="0" w:color="auto"/>
                          </w:divBdr>
                          <w:divsChild>
                            <w:div w:id="51118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329355">
      <w:bodyDiv w:val="1"/>
      <w:marLeft w:val="0"/>
      <w:marRight w:val="0"/>
      <w:marTop w:val="0"/>
      <w:marBottom w:val="0"/>
      <w:divBdr>
        <w:top w:val="none" w:sz="0" w:space="0" w:color="auto"/>
        <w:left w:val="none" w:sz="0" w:space="0" w:color="auto"/>
        <w:bottom w:val="none" w:sz="0" w:space="0" w:color="auto"/>
        <w:right w:val="none" w:sz="0" w:space="0" w:color="auto"/>
      </w:divBdr>
      <w:divsChild>
        <w:div w:id="1171986942">
          <w:marLeft w:val="480"/>
          <w:marRight w:val="0"/>
          <w:marTop w:val="0"/>
          <w:marBottom w:val="0"/>
          <w:divBdr>
            <w:top w:val="none" w:sz="0" w:space="0" w:color="auto"/>
            <w:left w:val="none" w:sz="0" w:space="0" w:color="auto"/>
            <w:bottom w:val="none" w:sz="0" w:space="0" w:color="auto"/>
            <w:right w:val="none" w:sz="0" w:space="0" w:color="auto"/>
          </w:divBdr>
        </w:div>
        <w:div w:id="1044915024">
          <w:marLeft w:val="480"/>
          <w:marRight w:val="0"/>
          <w:marTop w:val="0"/>
          <w:marBottom w:val="0"/>
          <w:divBdr>
            <w:top w:val="none" w:sz="0" w:space="0" w:color="auto"/>
            <w:left w:val="none" w:sz="0" w:space="0" w:color="auto"/>
            <w:bottom w:val="none" w:sz="0" w:space="0" w:color="auto"/>
            <w:right w:val="none" w:sz="0" w:space="0" w:color="auto"/>
          </w:divBdr>
        </w:div>
        <w:div w:id="1188372518">
          <w:marLeft w:val="480"/>
          <w:marRight w:val="0"/>
          <w:marTop w:val="0"/>
          <w:marBottom w:val="0"/>
          <w:divBdr>
            <w:top w:val="none" w:sz="0" w:space="0" w:color="auto"/>
            <w:left w:val="none" w:sz="0" w:space="0" w:color="auto"/>
            <w:bottom w:val="none" w:sz="0" w:space="0" w:color="auto"/>
            <w:right w:val="none" w:sz="0" w:space="0" w:color="auto"/>
          </w:divBdr>
        </w:div>
      </w:divsChild>
    </w:div>
    <w:div w:id="1532961048">
      <w:bodyDiv w:val="1"/>
      <w:marLeft w:val="0"/>
      <w:marRight w:val="0"/>
      <w:marTop w:val="0"/>
      <w:marBottom w:val="0"/>
      <w:divBdr>
        <w:top w:val="none" w:sz="0" w:space="0" w:color="auto"/>
        <w:left w:val="none" w:sz="0" w:space="0" w:color="auto"/>
        <w:bottom w:val="none" w:sz="0" w:space="0" w:color="auto"/>
        <w:right w:val="none" w:sz="0" w:space="0" w:color="auto"/>
      </w:divBdr>
      <w:divsChild>
        <w:div w:id="1315255334">
          <w:marLeft w:val="480"/>
          <w:marRight w:val="0"/>
          <w:marTop w:val="0"/>
          <w:marBottom w:val="0"/>
          <w:divBdr>
            <w:top w:val="none" w:sz="0" w:space="0" w:color="auto"/>
            <w:left w:val="none" w:sz="0" w:space="0" w:color="auto"/>
            <w:bottom w:val="none" w:sz="0" w:space="0" w:color="auto"/>
            <w:right w:val="none" w:sz="0" w:space="0" w:color="auto"/>
          </w:divBdr>
        </w:div>
        <w:div w:id="561915836">
          <w:marLeft w:val="480"/>
          <w:marRight w:val="0"/>
          <w:marTop w:val="0"/>
          <w:marBottom w:val="0"/>
          <w:divBdr>
            <w:top w:val="none" w:sz="0" w:space="0" w:color="auto"/>
            <w:left w:val="none" w:sz="0" w:space="0" w:color="auto"/>
            <w:bottom w:val="none" w:sz="0" w:space="0" w:color="auto"/>
            <w:right w:val="none" w:sz="0" w:space="0" w:color="auto"/>
          </w:divBdr>
        </w:div>
        <w:div w:id="2086947634">
          <w:marLeft w:val="480"/>
          <w:marRight w:val="0"/>
          <w:marTop w:val="0"/>
          <w:marBottom w:val="0"/>
          <w:divBdr>
            <w:top w:val="none" w:sz="0" w:space="0" w:color="auto"/>
            <w:left w:val="none" w:sz="0" w:space="0" w:color="auto"/>
            <w:bottom w:val="none" w:sz="0" w:space="0" w:color="auto"/>
            <w:right w:val="none" w:sz="0" w:space="0" w:color="auto"/>
          </w:divBdr>
        </w:div>
        <w:div w:id="1745446346">
          <w:marLeft w:val="480"/>
          <w:marRight w:val="0"/>
          <w:marTop w:val="0"/>
          <w:marBottom w:val="0"/>
          <w:divBdr>
            <w:top w:val="none" w:sz="0" w:space="0" w:color="auto"/>
            <w:left w:val="none" w:sz="0" w:space="0" w:color="auto"/>
            <w:bottom w:val="none" w:sz="0" w:space="0" w:color="auto"/>
            <w:right w:val="none" w:sz="0" w:space="0" w:color="auto"/>
          </w:divBdr>
        </w:div>
        <w:div w:id="431585911">
          <w:marLeft w:val="480"/>
          <w:marRight w:val="0"/>
          <w:marTop w:val="0"/>
          <w:marBottom w:val="0"/>
          <w:divBdr>
            <w:top w:val="none" w:sz="0" w:space="0" w:color="auto"/>
            <w:left w:val="none" w:sz="0" w:space="0" w:color="auto"/>
            <w:bottom w:val="none" w:sz="0" w:space="0" w:color="auto"/>
            <w:right w:val="none" w:sz="0" w:space="0" w:color="auto"/>
          </w:divBdr>
        </w:div>
        <w:div w:id="1611742332">
          <w:marLeft w:val="480"/>
          <w:marRight w:val="0"/>
          <w:marTop w:val="0"/>
          <w:marBottom w:val="0"/>
          <w:divBdr>
            <w:top w:val="none" w:sz="0" w:space="0" w:color="auto"/>
            <w:left w:val="none" w:sz="0" w:space="0" w:color="auto"/>
            <w:bottom w:val="none" w:sz="0" w:space="0" w:color="auto"/>
            <w:right w:val="none" w:sz="0" w:space="0" w:color="auto"/>
          </w:divBdr>
        </w:div>
        <w:div w:id="1922834926">
          <w:marLeft w:val="480"/>
          <w:marRight w:val="0"/>
          <w:marTop w:val="0"/>
          <w:marBottom w:val="0"/>
          <w:divBdr>
            <w:top w:val="none" w:sz="0" w:space="0" w:color="auto"/>
            <w:left w:val="none" w:sz="0" w:space="0" w:color="auto"/>
            <w:bottom w:val="none" w:sz="0" w:space="0" w:color="auto"/>
            <w:right w:val="none" w:sz="0" w:space="0" w:color="auto"/>
          </w:divBdr>
        </w:div>
        <w:div w:id="936789898">
          <w:marLeft w:val="480"/>
          <w:marRight w:val="0"/>
          <w:marTop w:val="0"/>
          <w:marBottom w:val="0"/>
          <w:divBdr>
            <w:top w:val="none" w:sz="0" w:space="0" w:color="auto"/>
            <w:left w:val="none" w:sz="0" w:space="0" w:color="auto"/>
            <w:bottom w:val="none" w:sz="0" w:space="0" w:color="auto"/>
            <w:right w:val="none" w:sz="0" w:space="0" w:color="auto"/>
          </w:divBdr>
        </w:div>
        <w:div w:id="550844876">
          <w:marLeft w:val="480"/>
          <w:marRight w:val="0"/>
          <w:marTop w:val="0"/>
          <w:marBottom w:val="0"/>
          <w:divBdr>
            <w:top w:val="none" w:sz="0" w:space="0" w:color="auto"/>
            <w:left w:val="none" w:sz="0" w:space="0" w:color="auto"/>
            <w:bottom w:val="none" w:sz="0" w:space="0" w:color="auto"/>
            <w:right w:val="none" w:sz="0" w:space="0" w:color="auto"/>
          </w:divBdr>
        </w:div>
        <w:div w:id="1465807391">
          <w:marLeft w:val="480"/>
          <w:marRight w:val="0"/>
          <w:marTop w:val="0"/>
          <w:marBottom w:val="0"/>
          <w:divBdr>
            <w:top w:val="none" w:sz="0" w:space="0" w:color="auto"/>
            <w:left w:val="none" w:sz="0" w:space="0" w:color="auto"/>
            <w:bottom w:val="none" w:sz="0" w:space="0" w:color="auto"/>
            <w:right w:val="none" w:sz="0" w:space="0" w:color="auto"/>
          </w:divBdr>
        </w:div>
        <w:div w:id="923344246">
          <w:marLeft w:val="480"/>
          <w:marRight w:val="0"/>
          <w:marTop w:val="0"/>
          <w:marBottom w:val="0"/>
          <w:divBdr>
            <w:top w:val="none" w:sz="0" w:space="0" w:color="auto"/>
            <w:left w:val="none" w:sz="0" w:space="0" w:color="auto"/>
            <w:bottom w:val="none" w:sz="0" w:space="0" w:color="auto"/>
            <w:right w:val="none" w:sz="0" w:space="0" w:color="auto"/>
          </w:divBdr>
        </w:div>
      </w:divsChild>
    </w:div>
    <w:div w:id="1637876717">
      <w:bodyDiv w:val="1"/>
      <w:marLeft w:val="0"/>
      <w:marRight w:val="0"/>
      <w:marTop w:val="0"/>
      <w:marBottom w:val="0"/>
      <w:divBdr>
        <w:top w:val="none" w:sz="0" w:space="0" w:color="auto"/>
        <w:left w:val="none" w:sz="0" w:space="0" w:color="auto"/>
        <w:bottom w:val="none" w:sz="0" w:space="0" w:color="auto"/>
        <w:right w:val="none" w:sz="0" w:space="0" w:color="auto"/>
      </w:divBdr>
    </w:div>
    <w:div w:id="1656104011">
      <w:bodyDiv w:val="1"/>
      <w:marLeft w:val="0"/>
      <w:marRight w:val="0"/>
      <w:marTop w:val="0"/>
      <w:marBottom w:val="0"/>
      <w:divBdr>
        <w:top w:val="none" w:sz="0" w:space="0" w:color="auto"/>
        <w:left w:val="none" w:sz="0" w:space="0" w:color="auto"/>
        <w:bottom w:val="none" w:sz="0" w:space="0" w:color="auto"/>
        <w:right w:val="none" w:sz="0" w:space="0" w:color="auto"/>
      </w:divBdr>
    </w:div>
    <w:div w:id="1710953691">
      <w:bodyDiv w:val="1"/>
      <w:marLeft w:val="0"/>
      <w:marRight w:val="0"/>
      <w:marTop w:val="0"/>
      <w:marBottom w:val="0"/>
      <w:divBdr>
        <w:top w:val="none" w:sz="0" w:space="0" w:color="auto"/>
        <w:left w:val="none" w:sz="0" w:space="0" w:color="auto"/>
        <w:bottom w:val="none" w:sz="0" w:space="0" w:color="auto"/>
        <w:right w:val="none" w:sz="0" w:space="0" w:color="auto"/>
      </w:divBdr>
    </w:div>
    <w:div w:id="1721249391">
      <w:bodyDiv w:val="1"/>
      <w:marLeft w:val="0"/>
      <w:marRight w:val="0"/>
      <w:marTop w:val="0"/>
      <w:marBottom w:val="0"/>
      <w:divBdr>
        <w:top w:val="none" w:sz="0" w:space="0" w:color="auto"/>
        <w:left w:val="none" w:sz="0" w:space="0" w:color="auto"/>
        <w:bottom w:val="none" w:sz="0" w:space="0" w:color="auto"/>
        <w:right w:val="none" w:sz="0" w:space="0" w:color="auto"/>
      </w:divBdr>
    </w:div>
    <w:div w:id="1819616212">
      <w:bodyDiv w:val="1"/>
      <w:marLeft w:val="0"/>
      <w:marRight w:val="0"/>
      <w:marTop w:val="0"/>
      <w:marBottom w:val="0"/>
      <w:divBdr>
        <w:top w:val="none" w:sz="0" w:space="0" w:color="auto"/>
        <w:left w:val="none" w:sz="0" w:space="0" w:color="auto"/>
        <w:bottom w:val="none" w:sz="0" w:space="0" w:color="auto"/>
        <w:right w:val="none" w:sz="0" w:space="0" w:color="auto"/>
      </w:divBdr>
    </w:div>
    <w:div w:id="1875849553">
      <w:bodyDiv w:val="1"/>
      <w:marLeft w:val="0"/>
      <w:marRight w:val="0"/>
      <w:marTop w:val="0"/>
      <w:marBottom w:val="0"/>
      <w:divBdr>
        <w:top w:val="none" w:sz="0" w:space="0" w:color="auto"/>
        <w:left w:val="none" w:sz="0" w:space="0" w:color="auto"/>
        <w:bottom w:val="none" w:sz="0" w:space="0" w:color="auto"/>
        <w:right w:val="none" w:sz="0" w:space="0" w:color="auto"/>
      </w:divBdr>
    </w:div>
    <w:div w:id="1885560060">
      <w:bodyDiv w:val="1"/>
      <w:marLeft w:val="0"/>
      <w:marRight w:val="0"/>
      <w:marTop w:val="0"/>
      <w:marBottom w:val="0"/>
      <w:divBdr>
        <w:top w:val="none" w:sz="0" w:space="0" w:color="auto"/>
        <w:left w:val="none" w:sz="0" w:space="0" w:color="auto"/>
        <w:bottom w:val="none" w:sz="0" w:space="0" w:color="auto"/>
        <w:right w:val="none" w:sz="0" w:space="0" w:color="auto"/>
      </w:divBdr>
    </w:div>
    <w:div w:id="1899243510">
      <w:bodyDiv w:val="1"/>
      <w:marLeft w:val="0"/>
      <w:marRight w:val="0"/>
      <w:marTop w:val="0"/>
      <w:marBottom w:val="0"/>
      <w:divBdr>
        <w:top w:val="none" w:sz="0" w:space="0" w:color="auto"/>
        <w:left w:val="none" w:sz="0" w:space="0" w:color="auto"/>
        <w:bottom w:val="none" w:sz="0" w:space="0" w:color="auto"/>
        <w:right w:val="none" w:sz="0" w:space="0" w:color="auto"/>
      </w:divBdr>
    </w:div>
    <w:div w:id="1942908063">
      <w:bodyDiv w:val="1"/>
      <w:marLeft w:val="0"/>
      <w:marRight w:val="0"/>
      <w:marTop w:val="0"/>
      <w:marBottom w:val="0"/>
      <w:divBdr>
        <w:top w:val="none" w:sz="0" w:space="0" w:color="auto"/>
        <w:left w:val="none" w:sz="0" w:space="0" w:color="auto"/>
        <w:bottom w:val="none" w:sz="0" w:space="0" w:color="auto"/>
        <w:right w:val="none" w:sz="0" w:space="0" w:color="auto"/>
      </w:divBdr>
      <w:divsChild>
        <w:div w:id="1235701612">
          <w:marLeft w:val="640"/>
          <w:marRight w:val="0"/>
          <w:marTop w:val="0"/>
          <w:marBottom w:val="0"/>
          <w:divBdr>
            <w:top w:val="none" w:sz="0" w:space="0" w:color="auto"/>
            <w:left w:val="none" w:sz="0" w:space="0" w:color="auto"/>
            <w:bottom w:val="none" w:sz="0" w:space="0" w:color="auto"/>
            <w:right w:val="none" w:sz="0" w:space="0" w:color="auto"/>
          </w:divBdr>
        </w:div>
        <w:div w:id="1885022838">
          <w:marLeft w:val="640"/>
          <w:marRight w:val="0"/>
          <w:marTop w:val="0"/>
          <w:marBottom w:val="0"/>
          <w:divBdr>
            <w:top w:val="none" w:sz="0" w:space="0" w:color="auto"/>
            <w:left w:val="none" w:sz="0" w:space="0" w:color="auto"/>
            <w:bottom w:val="none" w:sz="0" w:space="0" w:color="auto"/>
            <w:right w:val="none" w:sz="0" w:space="0" w:color="auto"/>
          </w:divBdr>
        </w:div>
        <w:div w:id="82262150">
          <w:marLeft w:val="640"/>
          <w:marRight w:val="0"/>
          <w:marTop w:val="0"/>
          <w:marBottom w:val="0"/>
          <w:divBdr>
            <w:top w:val="none" w:sz="0" w:space="0" w:color="auto"/>
            <w:left w:val="none" w:sz="0" w:space="0" w:color="auto"/>
            <w:bottom w:val="none" w:sz="0" w:space="0" w:color="auto"/>
            <w:right w:val="none" w:sz="0" w:space="0" w:color="auto"/>
          </w:divBdr>
        </w:div>
      </w:divsChild>
    </w:div>
    <w:div w:id="1959682784">
      <w:bodyDiv w:val="1"/>
      <w:marLeft w:val="0"/>
      <w:marRight w:val="0"/>
      <w:marTop w:val="0"/>
      <w:marBottom w:val="0"/>
      <w:divBdr>
        <w:top w:val="none" w:sz="0" w:space="0" w:color="auto"/>
        <w:left w:val="none" w:sz="0" w:space="0" w:color="auto"/>
        <w:bottom w:val="none" w:sz="0" w:space="0" w:color="auto"/>
        <w:right w:val="none" w:sz="0" w:space="0" w:color="auto"/>
      </w:divBdr>
    </w:div>
    <w:div w:id="1968968561">
      <w:bodyDiv w:val="1"/>
      <w:marLeft w:val="0"/>
      <w:marRight w:val="0"/>
      <w:marTop w:val="0"/>
      <w:marBottom w:val="0"/>
      <w:divBdr>
        <w:top w:val="none" w:sz="0" w:space="0" w:color="auto"/>
        <w:left w:val="none" w:sz="0" w:space="0" w:color="auto"/>
        <w:bottom w:val="none" w:sz="0" w:space="0" w:color="auto"/>
        <w:right w:val="none" w:sz="0" w:space="0" w:color="auto"/>
      </w:divBdr>
    </w:div>
    <w:div w:id="2032100754">
      <w:bodyDiv w:val="1"/>
      <w:marLeft w:val="0"/>
      <w:marRight w:val="0"/>
      <w:marTop w:val="0"/>
      <w:marBottom w:val="0"/>
      <w:divBdr>
        <w:top w:val="none" w:sz="0" w:space="0" w:color="auto"/>
        <w:left w:val="none" w:sz="0" w:space="0" w:color="auto"/>
        <w:bottom w:val="none" w:sz="0" w:space="0" w:color="auto"/>
        <w:right w:val="none" w:sz="0" w:space="0" w:color="auto"/>
      </w:divBdr>
    </w:div>
    <w:div w:id="2050375106">
      <w:bodyDiv w:val="1"/>
      <w:marLeft w:val="0"/>
      <w:marRight w:val="0"/>
      <w:marTop w:val="0"/>
      <w:marBottom w:val="0"/>
      <w:divBdr>
        <w:top w:val="none" w:sz="0" w:space="0" w:color="auto"/>
        <w:left w:val="none" w:sz="0" w:space="0" w:color="auto"/>
        <w:bottom w:val="none" w:sz="0" w:space="0" w:color="auto"/>
        <w:right w:val="none" w:sz="0" w:space="0" w:color="auto"/>
      </w:divBdr>
    </w:div>
    <w:div w:id="2066755309">
      <w:bodyDiv w:val="1"/>
      <w:marLeft w:val="0"/>
      <w:marRight w:val="0"/>
      <w:marTop w:val="0"/>
      <w:marBottom w:val="0"/>
      <w:divBdr>
        <w:top w:val="none" w:sz="0" w:space="0" w:color="auto"/>
        <w:left w:val="none" w:sz="0" w:space="0" w:color="auto"/>
        <w:bottom w:val="none" w:sz="0" w:space="0" w:color="auto"/>
        <w:right w:val="none" w:sz="0" w:space="0" w:color="auto"/>
      </w:divBdr>
    </w:div>
    <w:div w:id="210052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itxpc.com/pages/ai-inference-applying-deep-neural-network-training" TargetMode="External"/><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nafizshahriar.medium.com/what-is-convolutional-neural-network-cnn-deep-learning-b3921bdd82d5" TargetMode="External"/><Relationship Id="rId19"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368CF7-736F-47DC-A690-B228312F79D9}">
  <we:reference id="wa104382081" version="1.55.1.0" store="es-HN" storeType="OMEX"/>
  <we:alternateReferences>
    <we:reference id="WA104382081" version="1.55.1.0" store="" storeType="OMEX"/>
  </we:alternateReferences>
  <we:properties>
    <we:property name="MENDELEY_CITATIONS" value="[{&quot;citationID&quot;:&quot;MENDELEY_CITATION_2720dbd3-18ad-4da5-9ed1-c9289c98d1f6&quot;,&quot;citationItems&quot;:[{&quot;id&quot;:&quot;d8bc6350-3d05-5a2c-a30f-f392f74576d3&quot;,&quot;itemData&quot;:{&quot;author&quot;:[{&quot;dropping-particle&quot;:&quot;&quot;,&quot;family&quot;:&quot;Perez&quot;,&quot;given&quot;:&quot;Miguel&quot;,&quot;non-dropping-particle&quot;:&quot;&quot;,&quot;parse-names&quot;:false,&quot;suffix&quot;:&quot;&quot;}],&quot;id&quot;:&quot;d8bc6350-3d05-5a2c-a30f-f392f74576d3&quot;,&quot;issued&quot;:{&quot;date-parts&quot;:[[&quot;2021&quot;]]},&quot;page&quot;:&quot;1-102&quot;,&quot;title&quot;:&quot;ACELERACION HARDWARE PARA INFERENCIA EN REDES NEURONALES CONVOLUCIONALES&quot;,&quot;type&quot;:&quot;article-journal&quot;},&quot;uris&quot;:[&quot;http://www.mendeley.com/documents/?uuid=ba161c2f-0ce2-3546-806a-48a9030af4a4&quot;],&quot;isTemporary&quot;:false,&quot;legacyDesktopId&quot;:&quot;ba161c2f-0ce2-3546-806a-48a9030af4a4&quot;}],&quot;properties&quot;:{&quot;noteIndex&quot;:0},&quot;isEdited&quot;:false,&quot;manualOverride&quot;:{&quot;citeprocText&quot;:&quot;(Perez, 2021)&quot;,&quot;isManuallyOverridden&quot;:false,&quot;manualOverrideText&quot;:&quot;&quot;},&quot;citationTag&quot;:&quot;MENDELEY_CITATION_v3_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&quot;},{&quot;citationID&quot;:&quot;MENDELEY_CITATION_27b6050d-f6f6-4e6a-969d-1c4ce36f4bfa&quot;,&quot;citationItems&quot;:[{&quot;id&quot;:&quot;d8bc6350-3d05-5a2c-a30f-f392f74576d3&quot;,&quot;itemData&quot;:{&quot;author&quot;:[{&quot;dropping-particle&quot;:&quot;&quot;,&quot;family&quot;:&quot;Perez&quot;,&quot;given&quot;:&quot;Miguel&quot;,&quot;non-dropping-particle&quot;:&quot;&quot;,&quot;parse-names&quot;:false,&quot;suffix&quot;:&quot;&quot;}],&quot;id&quot;:&quot;d8bc6350-3d05-5a2c-a30f-f392f74576d3&quot;,&quot;issued&quot;:{&quot;date-parts&quot;:[[&quot;2021&quot;]]},&quot;page&quot;:&quot;1-102&quot;,&quot;title&quot;:&quot;ACELERACION HARDWARE PARA INFERENCIA EN REDES NEURONALES CONVOLUCIONALES&quot;,&quot;type&quot;:&quot;article-journal&quot;},&quot;uris&quot;:[&quot;http://www.mendeley.com/documents/?uuid=ba161c2f-0ce2-3546-806a-48a9030af4a4&quot;],&quot;isTemporary&quot;:false,&quot;legacyDesktopId&quot;:&quot;ba161c2f-0ce2-3546-806a-48a9030af4a4&quot;}],&quot;properties&quot;:{&quot;noteIndex&quot;:0},&quot;isEdited&quot;:false,&quot;manualOverride&quot;:{&quot;citeprocText&quot;:&quot;(Perez, 2021)&quot;,&quot;isManuallyOverridden&quot;:false,&quot;manualOverrideText&quot;:&quot;&quot;},&quot;citationTag&quot;:&quot;MENDELEY_CITATION_v3_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&quot;},{&quot;citationID&quot;:&quot;MENDELEY_CITATION_ae843e83-a196-4d2e-9fbe-799ea87d5ed6&quot;,&quot;citationItems&quot;:[{&quot;id&quot;:&quot;bfe6bcc6-b570-592e-955a-1f19a66a8c7f&quot;,&quot;itemData&quot;:{&quot;DOI&quot;:&quot;10.37811/cl_rcm.v6i5.3420&quot;,&quot;ISSN&quot;:&quot;2707-2207&quot;,&quot;abstract&quot;:&quot;Las redes neuronales entran en un campo extenso de la inteligencia artificial, sus funciones son: el aprendizaje relacionado con imágenes, reconocimiento de voz, detección de texto, detección de objetos, detección de idioma, reconocimiento facial, etc. Una red neuronal aprende tareas analizando grandes cantidades de datos, el aprendizaje puede ser supervisado, reforzado o no supervisado. La red neuronal convolucional (CNN) utilizan una jerarquía de características combinando las de bajo nivel con una estructura de capas para formar características de alto nivel. (Rashka &amp; Mirjalili, 2019)Este trabajo se centra en el desarrollo de un software inteligente basado en una CNN, que clasifica imágenes, patrones y texto de fotos tomadas a pozos petroleros, las cuales son evaluadas por medio de métricas de rendimiento, que ayudan a detectar posibles errores, falsas predicciones, suba justes y sobreajustes que pueden llegar a surgir en el aprendizaje automático. El objetivo de este trabajo es mostrar cómo se aplica cada una de las métricas de rendimiento para obtener una mejor precisión y exactitud para la clasificación de imágenes utilizando redes neuronales convolucionales.&quot;,&quot;author&quot;:[{&quot;dropping-particle&quot;:&quot;&quot;,&quot;family&quot;:&quot;Zapeta Hernández&quot;,&quot;given&quot;:&quot;Adriana&quot;,&quot;non-dropping-particle&quot;:&quot;&quot;,&quot;parse-names&quot;:false,&quot;suffix&quot;:&quot;&quot;},{&quot;dropping-particle&quot;:&quot;&quot;,&quot;family&quot;:&quot;Galindo Rosales&quot;,&quot;given&quot;:&quot;Gustavo Alejandro&quot;,&quot;non-dropping-particle&quot;:&quot;&quot;,&quot;parse-names&quot;:false,&quot;suffix&quot;:&quot;&quot;},{&quot;dropping-particle&quot;:&quot;&quot;,&quot;family&quot;:&quot;Juan Santiago&quot;,&quot;given&quot;:&quot;Héctor Jesús&quot;,&quot;non-dropping-particle&quot;:&quot;&quot;,&quot;parse-names&quot;:false,&quot;suffix&quot;:&quot;&quot;},{&quot;dropping-particle&quot;:&quot;&quot;,&quot;family&quot;:&quot;Martínez Lee&quot;,&quot;given&quot;:&quot;Maribel&quot;,&quot;non-dropping-particle&quot;:&quot;&quot;,&quot;parse-names&quot;:false,&quot;suffix&quot;:&quot;&quot;}],&quot;container-title&quot;:&quot;Ciencia Latina Revista Científica Multidisciplinar&quot;,&quot;id&quot;:&quot;bfe6bcc6-b570-592e-955a-1f19a66a8c7f&quot;,&quot;issue&quot;:&quot;5&quot;,&quot;issued&quot;:{&quot;date-parts&quot;:[[&quot;2022&quot;,&quot;11&quot;,&quot;11&quot;]]},&quot;page&quot;:&quot;4624-4637&quot;,&quot;publisher&quot;:&quot;Asociacion Latinoamericana para el Avance de la Ciencia&quot;,&quot;title&quot;:&quot;Métricas de rendimiento para evaluar el aprendizaje automático en la clasificación de imágenes petroleras utilizando redes neuronales convolucionales&quot;,&quot;type&quot;:&quot;article-journal&quot;,&quot;volume&quot;:&quot;6&quot;},&quot;uris&quot;:[&quot;http://www.mendeley.com/documents/?uuid=52c5ce86-5652-3142-b985-f29a4e450aaf&quot;],&quot;isTemporary&quot;:false,&quot;legacyDesktopId&quot;:&quot;52c5ce86-5652-3142-b985-f29a4e450aaf&quot;}],&quot;properties&quot;:{&quot;noteIndex&quot;:0},&quot;isEdited&quot;:false,&quot;manualOverride&quot;:{&quot;citeprocText&quot;:&quot;(Zapeta Hernández et al., 2022)&quot;,&quot;isManuallyOverridden&quot;:false,&quot;manualOverrideText&quot;:&quot;&quot;},&quot;citationTag&quot;:&quot;MENDELEY_CITATION_v3_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&quot;},{&quot;citationID&quot;:&quot;MENDELEY_CITATION_413ad5d7-3f81-450f-b4d2-55fbade9fd77&quot;,&quot;citationItems&quot;:[{&quot;id&quot;:&quot;5bd7dd6e-eea7-5010-b36b-4624a51ef877&quot;,&quot;itemData&quot;:{&quot;abstract&quot;:&quo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quot;,&quot;author&quot;:[{&quot;dropping-particle&quot;:&quot;&quot;,&quot;family&quot;:&quot;Lecun&quot;,&quot;given&quot;:&quot;Yann&quot;,&quot;non-dropping-particle&quot;:&quot;&quot;,&quot;parse-names&quot;:false,&quot;suffix&quot;:&quot;&quot;},{&quot;dropping-particle&quot;:&quot;&quot;,&quot;family&quot;:&quot;Bottou&quot;,&quot;given&quot;:&quot;Eon&quot;,&quot;non-dropping-particle&quot;:&quot;&quot;,&quot;parse-names&quot;:false,&quot;suffix&quot;:&quot;&quot;},{&quot;dropping-particle&quot;:&quot;&quot;,&quot;family&quot;:&quot;Bengio&quot;,&quot;given&quot;:&quot;Yoshua&quot;,&quot;non-dropping-particle&quot;:&quot;&quot;,&quot;parse-names&quot;:false,&quot;suffix&quot;:&quot;&quot;},{&quot;dropping-particle&quot;:&quot;&quot;,&quot;family&quot;:&quot;Haffner&quot;,&quot;given&quot;:&quot;Patrick&quot;,&quot;non-dropping-particle&quot;:&quot;&quot;,&quot;parse-names&quot;:false,&quot;suffix&quot;:&quot;&quot;}],&quot;id&quot;:&quot;5bd7dd6e-eea7-5010-b36b-4624a51ef877&quot;,&quot;issued&quot;:{&quot;date-parts&quot;:[[&quot;1998&quot;]]},&quot;title&quot;:&quot;Gradient-Based Learning Applied to Document Recognition&quot;,&quot;type&quot;:&quot;report&quot;},&quot;uris&quot;:[&quot;http://www.mendeley.com/documents/?uuid=eead7483-9d53-3434-8e38-60edc4531554&quot;],&quot;isTemporary&quot;:false,&quot;legacyDesktopId&quot;:&quot;eead7483-9d53-3434-8e38-60edc4531554&quot;}],&quot;properties&quot;:{&quot;noteIndex&quot;:0},&quot;isEdited&quot;:false,&quot;manualOverride&quot;:{&quot;citeprocText&quot;:&quot;(Lecun et al., 1998)&quot;,&quot;isManuallyOverridden&quot;:false,&quot;manualOverrideText&quot;:&quot;&quot;},&quot;citationTag&quot;:&quot;MENDELEY_CITATION_v3_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&quot;},{&quot;citationID&quot;:&quot;MENDELEY_CITATION_466d526d-220c-4fd8-81e3-7b74c4793751&quot;,&quot;citationItems&quot;:[{&quot;id&quot;:&quot;f608af47-79dd-5ff9-bb85-dce42ba36979&quot;,&quot;itemData&quot;:{&quot;abstract&quot;:&quo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quot;,&quot;author&quot;:[{&quot;dropping-particle&quot;:&quot;&quot;,&quot;family&quot;:&quot;Howard&quot;,&quot;given&quot;:&quot;Andrew G.&quot;,&quot;non-dropping-particle&quot;:&quot;&quot;,&quot;parse-names&quot;:false,&quot;suffix&quot;:&quot;&quot;},{&quot;dropping-particle&quot;:&quot;&quot;,&quot;family&quot;:&quot;Zhu&quot;,&quot;given&quot;:&quot;Menglong&quot;,&quot;non-dropping-particle&quot;:&quot;&quot;,&quot;parse-names&quot;:false,&quot;suffix&quot;:&quot;&quot;},{&quot;dropping-particle&quot;:&quot;&quot;,&quot;family&quot;:&quot;Chen&quot;,&quot;given&quot;:&quot;Bo&quot;,&quot;non-dropping-particle&quot;:&quot;&quot;,&quot;parse-names&quot;:false,&quot;suffix&quot;:&quot;&quot;},{&quot;dropping-particle&quot;:&quot;&quot;,&quot;family&quot;:&quot;Kalenichenko&quot;,&quot;given&quot;:&quot;Dmitry&quot;,&quot;non-dropping-particle&quot;:&quot;&quot;,&quot;parse-names&quot;:false,&quot;suffix&quot;:&quot;&quot;},{&quot;dropping-particle&quot;:&quot;&quot;,&quot;family&quot;:&quot;Wang&quot;,&quot;given&quot;:&quot;Weijun&quot;,&quot;non-dropping-particle&quot;:&quot;&quot;,&quot;parse-names&quot;:false,&quot;suffix&quot;:&quot;&quot;},{&quot;dropping-particle&quot;:&quot;&quot;,&quot;family&quot;:&quot;Weyand&quot;,&quot;given&quot;:&quot;Tobias&quot;,&quot;non-dropping-particle&quot;:&quot;&quot;,&quot;parse-names&quot;:false,&quot;suffix&quot;:&quot;&quot;},{&quot;dropping-particle&quot;:&quot;&quot;,&quot;family&quot;:&quot;Andreetto&quot;,&quot;given&quot;:&quot;Marco&quot;,&quot;non-dropping-particle&quot;:&quot;&quot;,&quot;parse-names&quot;:false,&quot;suffix&quot;:&quot;&quot;},{&quot;dropping-particle&quot;:&quot;&quot;,&quot;family&quot;:&quot;Adam&quot;,&quot;given&quot;:&quot;Hartwig&quot;,&quot;non-dropping-particle&quot;:&quot;&quot;,&quot;parse-names&quot;:false,&quot;suffix&quot;:&quot;&quot;}],&quot;id&quot;:&quot;f608af47-79dd-5ff9-bb85-dce42ba36979&quot;,&quot;issued&quot;:{&quot;date-parts&quot;:[[&quot;2017&quot;,&quot;4&quot;,&quot;16&quot;]]},&quot;title&quot;:&quot;MobileNets: Efficient Convolutional Neural Networks for Mobile Vision Applications&quot;,&quot;type&quot;:&quot;article-journal&quot;},&quot;uris&quot;:[&quot;http://www.mendeley.com/documents/?uuid=ce8a8421-a4f7-38d7-b714-97a3038d6648&quot;],&quot;isTemporary&quot;:false,&quot;legacyDesktopId&quot;:&quot;ce8a8421-a4f7-38d7-b714-97a3038d6648&quot;}],&quot;properties&quot;:{&quot;noteIndex&quot;:0},&quot;isEdited&quot;:false,&quot;manualOverride&quot;:{&quot;citeprocText&quot;:&quot;(Howard et al., 2017)&quot;,&quot;isManuallyOverridden&quot;:false,&quot;manualOverrideText&quot;:&quot;&quot;},&quot;citationTag&quot;:&quot;MENDELEY_CITATION_v3_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&quot;},{&quot;citationID&quot;:&quot;MENDELEY_CITATION_56f59312-3164-4d67-be40-55b9b30e5a63&quot;,&quot;properties&quot;:{&quot;noteIndex&quot;:0},&quot;isEdited&quot;:false,&quot;manualOverride&quot;:{&quot;isManuallyOverridden&quot;:false,&quot;citeprocText&quot;:&quot;(Krizhevsky et al., 2017)&quot;,&quot;manualOverrideText&quot;:&quot;&quot;},&quot;citationTag&quot;:&quot;MENDELEY_CITATION_v3_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&quot;,&quot;citationItems&quot;:[{&quot;id&quot;:&quot;7068de86-4fa0-36e9-baa5-6fc75c110b8a&quot;,&quot;itemData&quot;:{&quot;type&quot;:&quot;article-journal&quot;,&quot;id&quot;:&quot;7068de86-4fa0-36e9-baa5-6fc75c110b8a&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container-title&quot;:&quot;Communications of the ACM&quot;,&quot;container-title-short&quot;:&quot;Commun ACM&quot;,&quot;DOI&quot;:&quot;10.1145/3065386&quot;,&quot;ISSN&quot;:&quot;15577317&quot;,&quot;issued&quot;:{&quot;date-parts&quot;:[[2017,6,1]]},&quot;page&quot;:&quot;84-90&quot;,&quot;abstract&quot;:&quo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quot;dropout\&quot; that proved to be very effective. We also entered a variant of this model in the ILSVRC-2012 competition and achieved a winning top-5 test error rate of 15.3%, compared to 26.2% achieved by the second-best entry.&quot;,&quot;publisher&quot;:&quot;Association for Computing Machinery&quot;,&quot;issue&quot;:&quot;6&quot;,&quot;volume&quot;:&quot;60&quot;},&quot;isTemporary&quot;:false}]},{&quot;citationID&quot;:&quot;MENDELEY_CITATION_3aa5afd4-8f07-4f92-a929-5ab72085cd66&quot;,&quot;citationItems&quot;:[{&quot;id&quot;:&quot;6ac75791-ac47-5c14-aad7-aeb9b737d363&quot;,&quot;itemData&quot;:{&quot;author&quot;:[{&quot;dropping-particle&quot;:&quot;&quot;,&quot;family&quot;:&quot;Kaur&quot;,&quot;given&quot;:&quot;Gurpreet&quot;,&quot;non-dropping-particle&quot;:&quot;&quot;,&quot;parse-names&quot;:false,&quot;suffix&quot;:&quot;&quot;},{&quot;dropping-particle&quot;:&quot;&quot;,&quot;family&quot;:&quot;Bahl&quot;,&quot;given&quot;:&quot;Kailash&quot;,&quot;non-dropping-particle&quot;:&quot;&quot;,&quot;parse-names&quot;:false,&quot;suffix&quot;:&quot;&quot;}],&quot;container-title&quot;:&quot;IJISET-International Journal of Innovative Science, Engineering &amp; Technology&quot;,&quot;id&quot;:&quot;6ac75791-ac47-5c14-aad7-aeb9b737d363&quot;,&quot;issued&quot;:{&quot;date-parts&quot;:[[&quot;2014&quot;]]},&quot;title&quot;:&quot;Software Reliability, Metrics, Reliability Improvement Using Agile Process&quot;,&quot;type&quot;:&quot;report&quot;,&quot;volume&quot;:&quot;1&quot;},&quot;uris&quot;:[&quot;http://www.mendeley.com/documents/?uuid=b8f6e105-ab4d-3da6-ac82-b24a95f47e97&quot;],&quot;isTemporary&quot;:false,&quot;legacyDesktopId&quot;:&quot;b8f6e105-ab4d-3da6-ac82-b24a95f47e97&quot;}],&quot;properties&quot;:{&quot;noteIndex&quot;:0},&quot;isEdited&quot;:false,&quot;manualOverride&quot;:{&quot;citeprocText&quot;:&quot;(Kaur &amp;#38; Bahl, 2014)&quot;,&quot;isManuallyOverridden&quot;:false,&quot;manualOverrideText&quot;:&quot;&quot;},&quot;citationTag&quot;:&quot;MENDELEY_CITATION_v3_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&quot;},{&quot;citationID&quot;:&quot;MENDELEY_CITATION_0a9ca11f-d8aa-4097-b48a-5c1d0577d3dc&quot;,&quot;citationItems&quot;:[{&quot;id&quot;:&quot;45d7b889-f4fc-5f8b-b74c-9ea1c7332964&quot;,&quot;itemData&quot;:{&quot;abstract&quot;:&quot;The IEEE defines reliability as \&quot;The ability of a system or component to perform its required functions under stated conditions for a specified period of time.\&quot; To most project and software development managers, reliability is equated to correctness, that is, they look to testing and the number of \&quot;bugs\&quot; found and fixed. While finding and fixing bugs discovered in testing is necessary to assure reliability, a better way is to develop a robust, high quality product through all of the stages of the software lifecycle. That is, the reliability of the delivered code is related to the quality of all of the processes and products of software development; the requirements documentation, the code, test plans, and testing. Software reliability is not as well defined as hardware reliability, but the Software Assurance Technology Center (SATC) at NASA is striving to identify and apply metrics to software products that promote and assess reliability. This paper discusses how NASA projects, in conjunction with the SATC, are applying software metrics to improve the quality and reliability of software products. Reliability is a by-product of quality, and software quality can be measured. We will demonstrate how these quality metrics assist in the evaluation of software reliability. We conclude with a brief discussion of the metrics being applied by the SATC to evaluate the reliability .&quot;,&quot;author&quot;:[{&quot;dropping-particle&quot;:&quot;&quot;,&quot;family&quot;:&quot;Rosenberg&quot;,&quot;given&quot;:&quot;Linda&quot;,&quot;non-dropping-particle&quot;:&quot;&quot;,&quot;parse-names&quot;:false,&quot;suffix&quot;:&quot;&quot;},{&quot;dropping-particle&quot;:&quot;&quot;,&quot;family&quot;:&quot;Hammer&quot;,&quot;given&quot;:&quot;Ted&quot;,&quot;non-dropping-particle&quot;:&quot;&quot;,&quot;parse-names&quot;:false,&quot;suffix&quot;:&quot;&quot;},{&quot;dropping-particle&quot;:&quot;&quot;,&quot;family&quot;:&quot;Shaw&quot;,&quot;given&quot;:&quot;Jack&quot;,&quot;non-dropping-particle&quot;:&quot;&quot;,&quot;parse-names&quot;:false,&quot;suffix&quot;:&quot;&quot;},{&quot;dropping-particle&quot;:&quot;&quot;,&quot;family&quot;:&quot;Rosenberg@gsfc&quot;,&quot;given&quot;:&quot;Linda&quot;,&quot;non-dropping-particle&quot;:&quot;&quot;,&quot;parse-names&quot;:false,&quot;suffix&quot;:&quot;&quot;}],&quot;id&quot;:&quot;45d7b889-f4fc-5f8b-b74c-9ea1c7332964&quot;,&quot;issued&quot;:{&quot;date-parts&quot;:[[&quot;1998&quot;]]},&quot;number-of-pages&quot;:&quot;1-8&quot;,&quot;title&quot;:&quot;SOFTWARE METRICS AND RELIABILITY&quot;,&quot;type&quot;:&quot;report&quot;},&quot;uris&quot;:[&quot;http://www.mendeley.com/documents/?uuid=46399861-d251-3b8e-b1a7-031af412eb70&quot;],&quot;isTemporary&quot;:false,&quot;legacyDesktopId&quot;:&quot;46399861-d251-3b8e-b1a7-031af412eb70&quot;}],&quot;properties&quot;:{&quot;noteIndex&quot;:0},&quot;isEdited&quot;:false,&quot;manualOverride&quot;:{&quot;citeprocText&quot;:&quot;(Rosenberg et al., 1998)&quot;,&quot;isManuallyOverridden&quot;:false,&quot;manualOverrideText&quot;:&quot;&quot;},&quot;citationTag&quot;:&quot;MENDELEY_CITATION_v3_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&quot;},{&quot;citationID&quot;:&quot;MENDELEY_CITATION_363b8f65-1f1a-4581-b5f6-a7e418eb62e9&quot;,&quot;citationItems&quot;:[{&quot;id&quot;:&quot;9431df1e-317e-563a-87e2-2b7fee8ebf4f&quot;,&quot;itemData&quot;:{&quot;DOI&quot;:&quot;10.1109/ISIEA54517.2022.9873679&quot;,&quot;ISBN&quot;:&quot;9781665480123&quot;,&quot;abstract&quot;:&quot;Computational systems need to be dependable, but they are vulnerable to defects, errors, failure and faults, and they affect their behaviour. Fault injection is one of the useful techniques that have been used to evaluate the behaviour of the system by intentionally introduced fault, so as to determine its effect on the system behaviour. There are many tools and techniques used to inject faults, categorized under software and hardware techniques. To keep pace with progress and development over time, developers need to be aware off tools and techniques according to their needs, when using either software or hardware. In this paper we make a survey for several tools and techniques which are mostly used these days. As we compare between them based on their basic functions, source need, how to inject faults and feedback about each one.&quot;,&quot;author&quot;:[{&quot;dropping-particle&quot;:&quot;&quot;,&quot;family&quot;:&quot;Salih&quot;,&quot;given&quot;:&quot;Nadir K.&quot;,&quot;non-dropping-particle&quot;:&quot;&quot;,&quot;parse-names&quot;:false,&quot;suffix&quot;:&quot;&quot;},{&quot;dropping-particle&quot;:&quot;&quot;,&quot;family&quot;:&quot;Satyanarayana&quot;,&quot;given&quot;:&quot;D.&quot;,&quot;non-dropping-particle&quot;:&quot;&quot;,&quot;parse-names&quot;:false,&quot;suffix&quot;:&quot;&quot;},{&quot;dropping-particle&quot;:&quot;&quot;,&quot;family&quot;:&quot;Alkalbani&quot;,&quot;given&quot;:&quot;Abdullah Said&quot;,&quot;non-dropping-particle&quot;:&quot;&quot;,&quot;parse-names&quot;:false,&quot;suffix&quot;:&quot;&quot;},{&quot;dropping-particle&quot;:&quot;&quot;,&quot;family&quot;:&quot;Gopal&quot;,&quot;given&quot;:&quot;R.&quot;,&quot;non-dropping-particle&quot;:&quot;&quot;,&quot;parse-names&quot;:false,&quot;suffix&quot;:&quot;&quot;}],&quot;container-title&quot;:&quot;2022 IEEE Symposium on Industrial Electronics and Applications, ISIEA 2022&quot;,&quot;id&quot;:&quot;9431df1e-317e-563a-87e2-2b7fee8ebf4f&quot;,&quot;issued&quot;:{&quot;date-parts&quot;:[[&quot;2022&quot;]]},&quot;page&quot;:&quot;1-7&quot;,&quot;publisher&quot;:&quot;Institute of Electrical and Electronics Engineers Inc.&quot;,&quot;title&quot;:&quot;A Survey on Software/Hardware Fault Injection Tools and Techniques&quot;,&quot;type&quot;:&quot;paper-conference&quot;},&quot;uris&quot;:[&quot;http://www.mendeley.com/documents/?uuid=67495d83-8446-3ed5-8575-7a735418e07b&quot;],&quot;isTemporary&quot;:false,&quot;legacyDesktopId&quot;:&quot;67495d83-8446-3ed5-8575-7a735418e07b&quot;}],&quot;properties&quot;:{&quot;noteIndex&quot;:0},&quot;isEdited&quot;:false,&quot;manualOverride&quot;:{&quot;citeprocText&quot;:&quot;(Salih et al., 2022)&quot;,&quot;isManuallyOverridden&quot;:false,&quot;manualOverrideText&quot;:&quot;&quot;},&quot;citationTag&quot;:&quot;MENDELEY_CITATION_v3_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&quot;},{&quot;citationID&quot;:&quot;MENDELEY_CITATION_3570e23a-2858-4461-9e35-98bf544aa47d&quot;,&quot;citationItems&quot;:[{&quot;id&quot;:&quot;e9d98d1a-8a5a-5c34-b412-e102172a3c77&quot;,&quot;itemData&quot;:{&quot;DOI&quot;:&quot;10.1109/DSD51259.2020.00109&quot;,&quot;ISBN&quot;:&quot;9781728195353&quot;,&quot;abstract&quot;:&quot;Safety-critical applications are frequently based on deep learning algorithms. In particular, Convolutional Neural Networks (CNNs) are commonly deployed in autonomous driving applications to fulfil complex tasks such as object recognition and image classification. Ensuring the reliability of CNNs is thus becoming an urgent requirement since they constantly behave in human environments. A common and recent trend is to replace the full-precision CNNs to make way for more optimized models exploiting approximation paradigms such as reduced bit-width data type. If from one hand this is poised to become a sound solution for reducing the memory footprint as well as the computing requirements, it may negatively affect the CNNs resilience. The intent of this work is to assess the reliability of a CNN-based system when reduced bit-widths are used for the network parameters (i.e., synaptic weights). The approach evaluates the impact of permanent faults in CNNs by adopting several bit-width schemes and data types, i.e., floating-point and fixed-point. This determines the trade-off between the CNN accuracy and the bits required to represent network weights. The characterization is performed through a fault injection environment built on the darknet open source framework. Experimental results show the effects of permanent fault injections on the weights of LeNet-5 CNN.&quot;,&quot;author&quot;:[{&quot;dropping-particle&quot;:&quot;&quot;,&quot;family&quot;:&quot;Ruospo&quot;,&quot;given&quot;:&quot;Annachiara&quot;,&quot;non-dropping-particle&quot;:&quot;&quot;,&quot;parse-names&quot;:false,&quot;suffix&quot;:&quot;&quot;},{&quot;dropping-particle&quot;:&quot;&quot;,&quot;family&quot;:&quot;Bosio&quot;,&quot;given&quot;:&quot;Alberto&quot;,&quot;non-dropping-particle&quot;:&quot;&quot;,&quot;parse-names&quot;:false,&quot;suffix&quot;:&quot;&quot;},{&quot;dropping-particle&quot;:&quot;&quot;,&quot;family&quot;:&quot;Ianne&quot;,&quot;given&quot;:&quot;Alessandro&quot;,&quot;non-dropping-particle&quot;:&quot;&quot;,&quot;parse-names&quot;:false,&quot;suffix&quot;:&quot;&quot;},{&quot;dropping-particle&quot;:&quot;&quot;,&quot;family&quot;:&quot;Sanchez&quot;,&quot;given&quot;:&quot;Ernesto&quot;,&quot;non-dropping-particle&quot;:&quot;&quot;,&quot;parse-names&quot;:false,&quot;suffix&quot;:&quot;&quot;}],&quot;container-title&quot;:&quot;Proceedings - Euromicro Conference on Digital System Design, DSD 2020&quot;,&quot;id&quot;:&quot;e9d98d1a-8a5a-5c34-b412-e102172a3c77&quot;,&quot;issued&quot;:{&quot;date-parts&quot;:[[&quot;2020&quot;,&quot;8&quot;,&quot;1&quot;]]},&quot;number-of-pages&quot;:&quot;672-679&quot;,&quot;publisher&quot;:&quot;Institute of Electrical and Electronics Engineers Inc.&quot;,&quot;title&quot;:&quot;Evaluating Convolutional Neural Networks Reliability depending on their Data Representation&quot;,&quot;type&quot;:&quot;report&quot;},&quot;uris&quot;:[&quot;http://www.mendeley.com/documents/?uuid=884fbda2-6070-3254-9f78-1cb2c111e7c4&quot;],&quot;isTemporary&quot;:false,&quot;legacyDesktopId&quot;:&quot;884fbda2-6070-3254-9f78-1cb2c111e7c4&quot;}],&quot;properties&quot;:{&quot;noteIndex&quot;:0},&quot;isEdited&quot;:false,&quot;manualOverride&quot;:{&quot;citeprocText&quot;:&quot;(Ruospo et al., 2020)&quot;,&quot;isManuallyOverridden&quot;:false,&quot;manualOverrideText&quot;:&quot;&quot;},&quot;citationTag&quot;:&quot;MENDELEY_CITATION_v3_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&quot;},{&quot;citationID&quot;:&quot;MENDELEY_CITATION_327d10bb-af9c-4f53-9897-86abeea2575a&quot;,&quot;citationItems&quot;:[{&quot;id&quot;:&quot;5aa1352a-9abf-5a9d-8046-f3df3a166f82&quot;,&quot;itemData&quot;:{&quot;DOI&quot;:&quot;10.1016/j.micpro.2021.104318&quot;,&quot;ISSN&quot;:&quot;01419331&quot;,&quot;abstract&quot;:&quot;Nowadays, Convolutional Neural Networks (CNNs) are widely used as prediction models in different fields, with intensive use in real-time safety-critical systems. Recent studies have demonstrated that hardware faults induced by an external perturbation or aging effects, may significantly impact the CNN inference, leading to prediction failures. Therefore, ensuring the reliability of CNN platforms is crucial, especially when deployed in critical applications. A lot of effort has been made to reduce the memory and energy footprint of CNNs, paving the way to the adoption of approximate computing techniques such as quantization, reduced precision, weight sharing, and pruning. Unfortunately, approximate computing reduces the intrinsic redundancy of CNNs making them more efficient but less resilient to hardware faults. The goal of this work is twofold. First, we assess the reliability of a CNN when reduced bit widths and two different data types (floating- and fixed-point) are used to represent the network parameters (i.e., synaptic weights). Second, we intend to investigate the best compromise between data type, bit-widths reduction, and reliability. The characterization is performed through a fault injection environment built on the darknet open-source framework and targets two CNNs: LeNet-5 and YOLO. Experimental results show that fixed-point data provide the best trade-off between memory footprint reduction and CNN resilience. In particular, for LeNet-5, we achieved a 4X memory footprint reduction at the cost of a slightly reduced reliability (0.45% of critical faults) without retraining the CNN.&quot;,&quot;author&quot;:[{&quot;dropping-particle&quot;:&quot;&quot;,&quot;family&quot;:&quot;Ruospo&quot;,&quot;given&quot;:&quot;Annachiara&quot;,&quot;non-dropping-particle&quot;:&quot;&quot;,&quot;parse-names&quot;:false,&quot;suffix&quot;:&quot;&quot;},{&quot;dropping-particle&quot;:&quot;&quot;,&quot;family&quot;:&quot;Sanchez&quot;,&quot;given&quot;:&quot;Ernesto&quot;,&quot;non-dropping-particle&quot;:&quot;&quot;,&quot;parse-names&quot;:false,&quot;suffix&quot;:&quot;&quot;},{&quot;dropping-particle&quot;:&quot;&quot;,&quot;family&quot;:&quot;Traiola&quot;,&quot;given&quot;:&quot;Marcello&quot;,&quot;non-dropping-particle&quot;:&quot;&quot;,&quot;parse-names&quot;:false,&quot;suffix&quot;:&quot;&quot;},{&quot;dropping-particle&quot;:&quot;&quot;,&quot;family&quot;:&quot;O'Connor&quot;,&quot;given&quot;:&quot;Ian&quot;,&quot;non-dropping-particle&quot;:&quot;&quot;,&quot;parse-names&quot;:false,&quot;suffix&quot;:&quot;&quot;},{&quot;dropping-particle&quot;:&quot;&quot;,&quot;family&quot;:&quot;Bosio&quot;,&quot;given&quot;:&quot;Alberto&quot;,&quot;non-dropping-particle&quot;:&quot;&quot;,&quot;parse-names&quot;:false,&quot;suffix&quot;:&quot;&quot;}],&quot;container-title&quot;:&quot;Microprocessors and Microsystems&quot;,&quot;id&quot;:&quot;5aa1352a-9abf-5a9d-8046-f3df3a166f82&quot;,&quot;issued&quot;:{&quot;date-parts&quot;:[[&quot;2021&quot;,&quot;10&quot;,&quot;1&quot;]]},&quot;publisher&quot;:&quot;Elsevier B.V.&quot;,&quot;title&quot;:&quot;Investigating data representation for efficient and reliable Convolutional Neural Networks&quot;,&quot;type&quot;:&quot;article-journal&quot;,&quot;volume&quot;:&quot;86&quot;},&quot;uris&quot;:[&quot;http://www.mendeley.com/documents/?uuid=a1475199-a99d-3f1b-a5c4-8993e203f851&quot;],&quot;isTemporary&quot;:false,&quot;legacyDesktopId&quot;:&quot;a1475199-a99d-3f1b-a5c4-8993e203f851&quot;}],&quot;properties&quot;:{&quot;noteIndex&quot;:0},&quot;isEdited&quot;:false,&quot;manualOverride&quot;:{&quot;citeprocText&quot;:&quot;(Ruospo et al., 2021)&quot;,&quot;isManuallyOverridden&quot;:false,&quot;manualOverrideText&quot;:&quot;&quot;},&quot;citationTag&quot;:&quot;MENDELEY_CITATION_v3_eyJjaXRhdGlvbklEIjoiTUVOREVMRVlfQ0lUQVRJT05fMzI3ZDEwYmItYWY5Yy00ZjUzLTk4OTctODZhYmVlYTI1NzVh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quot;},{&quot;citationID&quot;:&quot;MENDELEY_CITATION_4c068265-a5e9-4187-9aae-db26fe4ad561&quot;,&quot;citationItems&quot;:[{&quot;id&quot;:&quot;3d47b042-de4a-50b3-80fc-74791791d471&quot;,&quot;itemData&quot;:{&quot;abstract&quot;:&quot;We propose a new formulation for pruning convolutional kernels in neural networks to enable efficient inference. We interleave greedy criteria-based pruning with fine-tuning by backpropagation - a computationally efficient procedure that maintains good generalization in the pruned network. We propose a new criterion based on Taylor expansion that approximates the change in the cost function induced by pruning network parameters. We focus on transfer learning, where large pretrained networks are adapted to specialized tasks. The proposed criterion demonstrates superior performance compared to other criteria, e.g. the norm of kernel weights or feature map activation, for pruning large CNNs after adaptation to fine-grained classification tasks (Birds-200 and Flowers-102) relaying only on the first order gradient information. We also show that pruning can lead to more than 10x theoretical (5x practical) reduction in adapted 3D-convolutional filters with a small drop in accuracy in a recurrent gesture classifier. Finally, we show results for the large-scale ImageNet dataset to emphasize the flexibility of our approach.&quot;,&quot;author&quot;:[{&quot;dropping-particle&quot;:&quot;&quot;,&quot;family&quot;:&quot;Molchanov&quot;,&quot;given&quot;:&quot;Pavlo&quot;,&quot;non-dropping-particle&quot;:&quot;&quot;,&quot;parse-names&quot;:false,&quot;suffix&quot;:&quot;&quot;},{&quot;dropping-particle&quot;:&quot;&quot;,&quot;family&quot;:&quot;Tyree&quot;,&quot;given&quot;:&quot;Stephen&quot;,&quot;non-dropping-particle&quot;:&quot;&quot;,&quot;parse-names&quot;:false,&quot;suffix&quot;:&quot;&quot;},{&quot;dropping-particle&quot;:&quot;&quot;,&quot;family&quot;:&quot;Karras&quot;,&quot;given&quot;:&quot;Tero&quot;,&quot;non-dropping-particle&quot;:&quot;&quot;,&quot;parse-names&quot;:false,&quot;suffix&quot;:&quot;&quot;},{&quot;dropping-particle&quot;:&quot;&quot;,&quot;family&quot;:&quot;Aila&quot;,&quot;given&quot;:&quot;Timo&quot;,&quot;non-dropping-particle&quot;:&quot;&quot;,&quot;parse-names&quot;:false,&quot;suffix&quot;:&quot;&quot;},{&quot;dropping-particle&quot;:&quot;&quot;,&quot;family&quot;:&quot;Kautz&quot;,&quot;given&quot;:&quot;Jan&quot;,&quot;non-dropping-particle&quot;:&quot;&quot;,&quot;parse-names&quot;:false,&quot;suffix&quot;:&quot;&quot;}],&quot;id&quot;:&quot;3d47b042-de4a-50b3-80fc-74791791d471&quot;,&quot;issued&quot;:{&quot;date-parts&quot;:[[&quot;2016&quot;,&quot;11&quot;,&quot;19&quot;]]},&quot;title&quot;:&quot;Pruning Convolutional Neural Networks for Resource Efficient Inference&quot;,&quot;type&quot;:&quot;article-journal&quot;},&quot;uris&quot;:[&quot;http://www.mendeley.com/documents/?uuid=c826fbf4-dd2f-3eea-aca8-a5ffacc9c85a&quot;],&quot;isTemporary&quot;:false,&quot;legacyDesktopId&quot;:&quot;c826fbf4-dd2f-3eea-aca8-a5ffacc9c85a&quot;}],&quot;properties&quot;:{&quot;noteIndex&quot;:0},&quot;isEdited&quot;:false,&quot;manualOverride&quot;:{&quot;citeprocText&quot;:&quot;(Molchanov et al., 2016)&quot;,&quot;isManuallyOverridden&quot;:false,&quot;manualOverrideText&quot;:&quot;&quot;},&quot;citationTag&quot;:&quot;MENDELEY_CITATION_v3_eyJjaXRhdGlvbklEIjoiTUVOREVMRVlfQ0lUQVRJT05fNGMwNjgyNjUtYTVlOS00MTg3LTlhYWUtZGIyNmZlNGFkNTYx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quot;},{&quot;citationID&quot;:&quot;MENDELEY_CITATION_5914c6ce-b2d9-4de4-acb3-a2e6af2013dc&quot;,&quot;citationItems&quot;:[{&quot;id&quot;:&quot;fbbc76ae-0ca4-5575-8e70-40ed4bf79ce5&quot;,&quot;itemData&quot;:{&quot;ISBN&quot;:&quot;9781728166445&quot;,&quot;author&quot;:[{&quot;dropping-particle&quot;:&quot;&quot;,&quot;family&quot;:&quot;Sangeerta&quot;,&quot;given&quot;:&quot;Sarkar&quot;,&quot;non-dropping-particle&quot;:&quot;&quot;,&quot;parse-names&quot;:false,&quot;suffix&quot;:&quot;&quot;},{&quot;dropping-particle&quot;:&quot;&quot;,&quot;family&quot;:&quot;Meenakshi&quot;,&quot;given&quot;:&quot;Agarwalla&quot;,&quot;non-dropping-particle&quot;:&quot;&quot;,&quot;parse-names&quot;:false,&quot;suffix&quot;:&quot;&quot;},{&quot;dropping-particle&quot;:&quot;&quot;,&quot;family&quot;:&quot;Sumit&quot;,&quot;given&quot;:&quot;Agarwal&quot;,&quot;non-dropping-particle&quot;:&quot;&quot;,&quot;parse-names&quot;:false,&quot;suffix&quot;:&quot;&quot;},{&quot;dropping-particle&quot;:&quot;&quot;,&quot;family&quot;:&quot;Manash Pratim&quot;,&quot;given&quot;:&quot;Sarma&quot;,&quot;non-dropping-particle&quot;:&quot;&quot;,&quot;parse-names&quot;:false,&quot;suffix&quot;:&quot;&quot;}],&quot;id&quot;:&quot;fbbc76ae-0ca4-5575-8e70-40ed4bf79ce5&quot;,&quot;issued&quot;:{&quot;date-parts&quot;:[[&quot;2020&quot;,&quot;7&quot;,&quot;2&quot;]]},&quot;number-of-pages&quot;:&quot;371-375&quot;,&quot;publisher-place&quot;:&quot;Shillong&quot;,&quot;title&quot;:&quot;An Incremental Pruning Strategy for Fast Training of CNN Models.&quot;,&quot;type&quot;:&quot;report&quot;},&quot;uris&quot;:[&quot;http://www.mendeley.com/documents/?uuid=e58f78c6-448f-31f2-8951-74fa7f4079b9&quot;],&quot;isTemporary&quot;:false,&quot;legacyDesktopId&quot;:&quot;e58f78c6-448f-31f2-8951-74fa7f4079b9&quot;}],&quot;properties&quot;:{&quot;noteIndex&quot;:0},&quot;isEdited&quot;:false,&quot;manualOverride&quot;:{&quot;citeprocText&quot;:&quot;(Sangeerta et al., 2020)&quot;,&quot;isManuallyOverridden&quot;:false,&quot;manualOverrideText&quot;:&quot;&quot;},&quot;citationTag&quot;:&quot;MENDELEY_CITATION_v3_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&quot;},{&quot;citationID&quot;:&quot;MENDELEY_CITATION_1b77a660-6636-4107-bf19-f6d9f79e0877&quot;,&quot;citationItems&quot;:[{&quot;id&quot;:&quot;5aa1352a-9abf-5a9d-8046-f3df3a166f82&quot;,&quot;itemData&quot;:{&quot;DOI&quot;:&quot;10.1016/j.micpro.2021.104318&quot;,&quot;ISSN&quot;:&quot;01419331&quot;,&quot;abstract&quot;:&quot;Nowadays, Convolutional Neural Networks (CNNs) are widely used as prediction models in different fields, with intensive use in real-time safety-critical systems. Recent studies have demonstrated that hardware faults induced by an external perturbation or aging effects, may significantly impact the CNN inference, leading to prediction failures. Therefore, ensuring the reliability of CNN platforms is crucial, especially when deployed in critical applications. A lot of effort has been made to reduce the memory and energy footprint of CNNs, paving the way to the adoption of approximate computing techniques such as quantization, reduced precision, weight sharing, and pruning. Unfortunately, approximate computing reduces the intrinsic redundancy of CNNs making them more efficient but less resilient to hardware faults. The goal of this work is twofold. First, we assess the reliability of a CNN when reduced bit widths and two different data types (floating- and fixed-point) are used to represent the network parameters (i.e., synaptic weights). Second, we intend to investigate the best compromise between data type, bit-widths reduction, and reliability. The characterization is performed through a fault injection environment built on the darknet open-source framework and targets two CNNs: LeNet-5 and YOLO. Experimental results show that fixed-point data provide the best trade-off between memory footprint reduction and CNN resilience. In particular, for LeNet-5, we achieved a 4X memory footprint reduction at the cost of a slightly reduced reliability (0.45% of critical faults) without retraining the CNN.&quot;,&quot;author&quot;:[{&quot;dropping-particle&quot;:&quot;&quot;,&quot;family&quot;:&quot;Ruospo&quot;,&quot;given&quot;:&quot;Annachiara&quot;,&quot;non-dropping-particle&quot;:&quot;&quot;,&quot;parse-names&quot;:false,&quot;suffix&quot;:&quot;&quot;},{&quot;dropping-particle&quot;:&quot;&quot;,&quot;family&quot;:&quot;Sanchez&quot;,&quot;given&quot;:&quot;Ernesto&quot;,&quot;non-dropping-particle&quot;:&quot;&quot;,&quot;parse-names&quot;:false,&quot;suffix&quot;:&quot;&quot;},{&quot;dropping-particle&quot;:&quot;&quot;,&quot;family&quot;:&quot;Traiola&quot;,&quot;given&quot;:&quot;Marcello&quot;,&quot;non-dropping-particle&quot;:&quot;&quot;,&quot;parse-names&quot;:false,&quot;suffix&quot;:&quot;&quot;},{&quot;dropping-particle&quot;:&quot;&quot;,&quot;family&quot;:&quot;O'Connor&quot;,&quot;given&quot;:&quot;Ian&quot;,&quot;non-dropping-particle&quot;:&quot;&quot;,&quot;parse-names&quot;:false,&quot;suffix&quot;:&quot;&quot;},{&quot;dropping-particle&quot;:&quot;&quot;,&quot;family&quot;:&quot;Bosio&quot;,&quot;given&quot;:&quot;Alberto&quot;,&quot;non-dropping-particle&quot;:&quot;&quot;,&quot;parse-names&quot;:false,&quot;suffix&quot;:&quot;&quot;}],&quot;container-title&quot;:&quot;Microprocessors and Microsystems&quot;,&quot;id&quot;:&quot;5aa1352a-9abf-5a9d-8046-f3df3a166f82&quot;,&quot;issued&quot;:{&quot;date-parts&quot;:[[&quot;2021&quot;,&quot;10&quot;,&quot;1&quot;]]},&quot;publisher&quot;:&quot;Elsevier B.V.&quot;,&quot;title&quot;:&quot;Investigating data representation for efficient and reliable Convolutional Neural Networks&quot;,&quot;type&quot;:&quot;article-journal&quot;,&quot;volume&quot;:&quot;86&quot;},&quot;uris&quot;:[&quot;http://www.mendeley.com/documents/?uuid=a1475199-a99d-3f1b-a5c4-8993e203f851&quot;],&quot;isTemporary&quot;:false,&quot;legacyDesktopId&quot;:&quot;a1475199-a99d-3f1b-a5c4-8993e203f851&quot;}],&quot;properties&quot;:{&quot;noteIndex&quot;:0},&quot;isEdited&quot;:false,&quot;manualOverride&quot;:{&quot;citeprocText&quot;:&quot;(Ruospo et al., 2021)&quot;,&quot;isManuallyOverridden&quot;:false,&quot;manualOverrideText&quot;:&quot;&quot;},&quot;citationTag&quot;:&quot;MENDELEY_CITATION_v3_eyJjaXRhdGlvbklEIjoiTUVOREVMRVlfQ0lUQVRJT05fMWI3N2E2NjAtNjYzNi00MTA3LWJmMTktZjZkOWY3OWUwODc3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quot;},{&quot;citationID&quot;:&quot;MENDELEY_CITATION_d768ccb3-45ef-4057-805d-fc36fe1f7c1d&quot;,&quot;citationItems&quot;:[{&quot;id&quot;:&quot;bfe6bcc6-b570-592e-955a-1f19a66a8c7f&quot;,&quot;itemData&quot;:{&quot;DOI&quot;:&quot;10.37811/cl_rcm.v6i5.3420&quot;,&quot;ISSN&quot;:&quot;2707-2207&quot;,&quot;abstract&quot;:&quot;Las redes neuronales entran en un campo extenso de la inteligencia artificial, sus funciones son: el aprendizaje relacionado con imágenes, reconocimiento de voz, detección de texto, detección de objetos, detección de idioma, reconocimiento facial, etc. Una red neuronal aprende tareas analizando grandes cantidades de datos, el aprendizaje puede ser supervisado, reforzado o no supervisado. La red neuronal convolucional (CNN) utilizan una jerarquía de características combinando las de bajo nivel con una estructura de capas para formar características de alto nivel. (Rashka &amp; Mirjalili, 2019)Este trabajo se centra en el desarrollo de un software inteligente basado en una CNN, que clasifica imágenes, patrones y texto de fotos tomadas a pozos petroleros, las cuales son evaluadas por medio de métricas de rendimiento, que ayudan a detectar posibles errores, falsas predicciones, suba justes y sobreajustes que pueden llegar a surgir en el aprendizaje automático. El objetivo de este trabajo es mostrar cómo se aplica cada una de las métricas de rendimiento para obtener una mejor precisión y exactitud para la clasificación de imágenes utilizando redes neuronales convolucionales.&quot;,&quot;author&quot;:[{&quot;dropping-particle&quot;:&quot;&quot;,&quot;family&quot;:&quot;Zapeta Hernández&quot;,&quot;given&quot;:&quot;Adriana&quot;,&quot;non-dropping-particle&quot;:&quot;&quot;,&quot;parse-names&quot;:false,&quot;suffix&quot;:&quot;&quot;},{&quot;dropping-particle&quot;:&quot;&quot;,&quot;family&quot;:&quot;Galindo Rosales&quot;,&quot;given&quot;:&quot;Gustavo Alejandro&quot;,&quot;non-dropping-particle&quot;:&quot;&quot;,&quot;parse-names&quot;:false,&quot;suffix&quot;:&quot;&quot;},{&quot;dropping-particle&quot;:&quot;&quot;,&quot;family&quot;:&quot;Juan Santiago&quot;,&quot;given&quot;:&quot;Héctor Jesús&quot;,&quot;non-dropping-particle&quot;:&quot;&quot;,&quot;parse-names&quot;:false,&quot;suffix&quot;:&quot;&quot;},{&quot;dropping-particle&quot;:&quot;&quot;,&quot;family&quot;:&quot;Martínez Lee&quot;,&quot;given&quot;:&quot;Maribel&quot;,&quot;non-dropping-particle&quot;:&quot;&quot;,&quot;parse-names&quot;:false,&quot;suffix&quot;:&quot;&quot;}],&quot;container-title&quot;:&quot;Ciencia Latina Revista Científica Multidisciplinar&quot;,&quot;id&quot;:&quot;bfe6bcc6-b570-592e-955a-1f19a66a8c7f&quot;,&quot;issue&quot;:&quot;5&quot;,&quot;issued&quot;:{&quot;date-parts&quot;:[[&quot;2022&quot;,&quot;11&quot;,&quot;11&quot;]]},&quot;page&quot;:&quot;4624-4637&quot;,&quot;publisher&quot;:&quot;Asociacion Latinoamericana para el Avance de la Ciencia&quot;,&quot;title&quot;:&quot;Métricas de rendimiento para evaluar el aprendizaje automático en la clasificación de imágenes petroleras utilizando redes neuronales convolucionales&quot;,&quot;type&quot;:&quot;article-journal&quot;,&quot;volume&quot;:&quot;6&quot;},&quot;uris&quot;:[&quot;http://www.mendeley.com/documents/?uuid=52c5ce86-5652-3142-b985-f29a4e450aaf&quot;],&quot;isTemporary&quot;:false,&quot;legacyDesktopId&quot;:&quot;52c5ce86-5652-3142-b985-f29a4e450aaf&quot;}],&quot;properties&quot;:{&quot;noteIndex&quot;:0},&quot;isEdited&quot;:false,&quot;manualOverride&quot;:{&quot;citeprocText&quot;:&quot;(Zapeta Hernández et al., 2022)&quot;,&quot;isManuallyOverridden&quot;:false,&quot;manualOverrideText&quot;:&quot;&quot;},&quot;citationTag&quot;:&quot;MENDELEY_CITATION_v3_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&quot;},{&quot;citationID&quot;:&quot;MENDELEY_CITATION_4a5aa3fd-fb1a-4eeb-8be1-74fde7bec08c&quot;,&quot;citationItems&quot;:[{&quot;id&quot;:&quot;3d47b042-de4a-50b3-80fc-74791791d471&quot;,&quot;itemData&quot;:{&quot;abstract&quot;:&quot;We propose a new formulation for pruning convolutional kernels in neural networks to enable efficient inference. We interleave greedy criteria-based pruning with fine-tuning by backpropagation - a computationally efficient procedure that maintains good generalization in the pruned network. We propose a new criterion based on Taylor expansion that approximates the change in the cost function induced by pruning network parameters. We focus on transfer learning, where large pretrained networks are adapted to specialized tasks. The proposed criterion demonstrates superior performance compared to other criteria, e.g. the norm of kernel weights or feature map activation, for pruning large CNNs after adaptation to fine-grained classification tasks (Birds-200 and Flowers-102) relaying only on the first order gradient information. We also show that pruning can lead to more than 10x theoretical (5x practical) reduction in adapted 3D-convolutional filters with a small drop in accuracy in a recurrent gesture classifier. Finally, we show results for the large-scale ImageNet dataset to emphasize the flexibility of our approach.&quot;,&quot;author&quot;:[{&quot;dropping-particle&quot;:&quot;&quot;,&quot;family&quot;:&quot;Molchanov&quot;,&quot;given&quot;:&quot;Pavlo&quot;,&quot;non-dropping-particle&quot;:&quot;&quot;,&quot;parse-names&quot;:false,&quot;suffix&quot;:&quot;&quot;},{&quot;dropping-particle&quot;:&quot;&quot;,&quot;family&quot;:&quot;Tyree&quot;,&quot;given&quot;:&quot;Stephen&quot;,&quot;non-dropping-particle&quot;:&quot;&quot;,&quot;parse-names&quot;:false,&quot;suffix&quot;:&quot;&quot;},{&quot;dropping-particle&quot;:&quot;&quot;,&quot;family&quot;:&quot;Karras&quot;,&quot;given&quot;:&quot;Tero&quot;,&quot;non-dropping-particle&quot;:&quot;&quot;,&quot;parse-names&quot;:false,&quot;suffix&quot;:&quot;&quot;},{&quot;dropping-particle&quot;:&quot;&quot;,&quot;family&quot;:&quot;Aila&quot;,&quot;given&quot;:&quot;Timo&quot;,&quot;non-dropping-particle&quot;:&quot;&quot;,&quot;parse-names&quot;:false,&quot;suffix&quot;:&quot;&quot;},{&quot;dropping-particle&quot;:&quot;&quot;,&quot;family&quot;:&quot;Kautz&quot;,&quot;given&quot;:&quot;Jan&quot;,&quot;non-dropping-particle&quot;:&quot;&quot;,&quot;parse-names&quot;:false,&quot;suffix&quot;:&quot;&quot;}],&quot;id&quot;:&quot;3d47b042-de4a-50b3-80fc-74791791d471&quot;,&quot;issued&quot;:{&quot;date-parts&quot;:[[&quot;2016&quot;,&quot;11&quot;,&quot;19&quot;]]},&quot;title&quot;:&quot;Pruning Convolutional Neural Networks for Resource Efficient Inference&quot;,&quot;type&quot;:&quot;article-journal&quot;},&quot;uris&quot;:[&quot;http://www.mendeley.com/documents/?uuid=c826fbf4-dd2f-3eea-aca8-a5ffacc9c85a&quot;],&quot;isTemporary&quot;:false,&quot;legacyDesktopId&quot;:&quot;c826fbf4-dd2f-3eea-aca8-a5ffacc9c85a&quot;}],&quot;properties&quot;:{&quot;noteIndex&quot;:0},&quot;isEdited&quot;:false,&quot;manualOverride&quot;:{&quot;citeprocText&quot;:&quot;(Molchanov et al., 2016)&quot;,&quot;isManuallyOverridden&quot;:false,&quot;manualOverrideText&quot;:&quot;&quot;},&quot;citationTag&quot;:&quot;MENDELEY_CITATION_v3_eyJjaXRhdGlvbklEIjoiTUVOREVMRVlfQ0lUQVRJT05fNGE1YWEzZmQtZmIxYS00ZWViLThiZTEtNzRmZGU3YmVjMDhj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18B0B-0477-4FAC-89D5-D87BD4B32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13</Pages>
  <Words>4035</Words>
  <Characters>23004</Characters>
  <Application>Microsoft Office Word</Application>
  <DocSecurity>0</DocSecurity>
  <Lines>191</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Halder Mauricio Cristancho Sanchez</dc:creator>
  <cp:keywords/>
  <dc:description/>
  <cp:lastModifiedBy>PC</cp:lastModifiedBy>
  <cp:revision>27</cp:revision>
  <cp:lastPrinted>2024-07-31T01:04:00Z</cp:lastPrinted>
  <dcterms:created xsi:type="dcterms:W3CDTF">2024-07-31T01:03:00Z</dcterms:created>
  <dcterms:modified xsi:type="dcterms:W3CDTF">2024-08-09T16:27:00Z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50d537ee-dfe9-3063-8e2a-05a33fff0dd0</vt:lpwstr>
  </property>
  <property fmtid="{D5CDD505-2E9C-101B-9397-08002B2CF9AE}" pid="24" name="Mendeley Citation Style_1">
    <vt:lpwstr>http://www.zotero.org/styles/apa</vt:lpwstr>
  </property>
</Properties>
</file>